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54877" w14:textId="77777777" w:rsidR="00361CF3" w:rsidRPr="008E4514" w:rsidRDefault="00ED6642">
      <w:pPr>
        <w:ind w:firstLine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E4514">
        <w:rPr>
          <w:rFonts w:ascii="Times New Roman" w:eastAsia="Times New Roman" w:hAnsi="Times New Roman" w:cs="Times New Roman"/>
          <w:b/>
          <w:sz w:val="24"/>
          <w:szCs w:val="24"/>
        </w:rPr>
        <w:t>Лабораторная работа 1. Транзакции и блокировки. Уровни изолированности транзакций. Распределённые транзакции.</w:t>
      </w:r>
    </w:p>
    <w:p w14:paraId="1A19EB61" w14:textId="77777777" w:rsidR="00361CF3" w:rsidRPr="008E4514" w:rsidRDefault="00ED6642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E4514">
        <w:rPr>
          <w:rFonts w:ascii="Times New Roman" w:eastAsia="Times New Roman" w:hAnsi="Times New Roman" w:cs="Times New Roman"/>
          <w:sz w:val="24"/>
          <w:szCs w:val="24"/>
        </w:rPr>
        <w:t>Предметная область БД, на которой необходимо производить упражнения, может быть любой. Рекомендуется использовать БД, которая была разработана в ходе лабораторного практикума по дисциплине «Управление данными».</w:t>
      </w:r>
    </w:p>
    <w:p w14:paraId="6F679C50" w14:textId="77777777" w:rsidR="00361CF3" w:rsidRPr="008E4514" w:rsidRDefault="00ED6642">
      <w:pPr>
        <w:ind w:firstLine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E451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4E48C1D" w14:textId="77777777" w:rsidR="00361CF3" w:rsidRPr="008E4514" w:rsidRDefault="00ED6642">
      <w:pPr>
        <w:ind w:firstLine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E4514">
        <w:rPr>
          <w:rFonts w:ascii="Times New Roman" w:eastAsia="Times New Roman" w:hAnsi="Times New Roman" w:cs="Times New Roman"/>
          <w:b/>
          <w:sz w:val="24"/>
          <w:szCs w:val="24"/>
        </w:rPr>
        <w:t>Задание:</w:t>
      </w:r>
    </w:p>
    <w:p w14:paraId="7EE039D4" w14:textId="77777777" w:rsidR="00361CF3" w:rsidRPr="008E4514" w:rsidRDefault="00ED664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>Наглядно продемонстрировать влияни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 параметра </w:t>
      </w:r>
      <w:proofErr w:type="spellStart"/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>xact_abort</w:t>
      </w:r>
      <w:proofErr w:type="spellEnd"/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7B177F9C" w14:textId="77777777" w:rsidR="00361CF3" w:rsidRPr="008E4514" w:rsidRDefault="00ED664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E451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6E276C3" wp14:editId="38F2BC74">
            <wp:extent cx="5115051" cy="4754374"/>
            <wp:effectExtent l="0" t="0" r="0" b="0"/>
            <wp:docPr id="2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5051" cy="47543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877EC7" w14:textId="77777777" w:rsidR="00361CF3" w:rsidRPr="008E4514" w:rsidRDefault="00ED664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E451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3348F06" wp14:editId="225FADB3">
            <wp:extent cx="5256848" cy="505466"/>
            <wp:effectExtent l="0" t="0" r="0" b="0"/>
            <wp:docPr id="3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848" cy="5054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dt>
      <w:sdtPr>
        <w:rPr>
          <w:rFonts w:ascii="Times New Roman" w:hAnsi="Times New Roman" w:cs="Times New Roman"/>
          <w:sz w:val="24"/>
          <w:szCs w:val="24"/>
        </w:rPr>
        <w:tag w:val="goog_rdk_1"/>
        <w:id w:val="-1593004676"/>
      </w:sdtPr>
      <w:sdtEndPr/>
      <w:sdtContent>
        <w:p w14:paraId="1C1782EB" w14:textId="77777777" w:rsidR="00361CF3" w:rsidRPr="008E4514" w:rsidRDefault="00ED6642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ind w:left="720"/>
            <w:jc w:val="both"/>
            <w:rPr>
              <w:ins w:id="0" w:author="Иван Афанасьев" w:date="2022-04-05T15:47:00Z"/>
              <w:rFonts w:ascii="Times New Roman" w:eastAsia="Times New Roman" w:hAnsi="Times New Roman" w:cs="Times New Roman"/>
              <w:sz w:val="24"/>
              <w:szCs w:val="24"/>
            </w:rPr>
          </w:pPr>
          <w:r w:rsidRPr="008E4514">
            <w:rPr>
              <w:rFonts w:ascii="Times New Roman" w:eastAsia="Times New Roman" w:hAnsi="Times New Roman" w:cs="Times New Roman"/>
              <w:noProof/>
              <w:sz w:val="24"/>
              <w:szCs w:val="24"/>
            </w:rPr>
            <w:drawing>
              <wp:inline distT="114300" distB="114300" distL="114300" distR="114300" wp14:anchorId="4B9781AC" wp14:editId="0E566E91">
                <wp:extent cx="4772025" cy="1885950"/>
                <wp:effectExtent l="0" t="0" r="0" b="0"/>
                <wp:docPr id="30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2025" cy="18859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tag w:val="goog_rdk_0"/>
              <w:id w:val="-986770138"/>
            </w:sdtPr>
            <w:sdtEndPr/>
            <w:sdtContent/>
          </w:sdt>
        </w:p>
      </w:sdtContent>
    </w:sdt>
    <w:sdt>
      <w:sdtPr>
        <w:rPr>
          <w:rFonts w:ascii="Times New Roman" w:hAnsi="Times New Roman" w:cs="Times New Roman"/>
          <w:sz w:val="24"/>
          <w:szCs w:val="24"/>
        </w:rPr>
        <w:tag w:val="goog_rdk_3"/>
        <w:id w:val="-361976719"/>
      </w:sdtPr>
      <w:sdtEndPr/>
      <w:sdtContent>
        <w:p w14:paraId="4D06370E" w14:textId="77777777" w:rsidR="00361CF3" w:rsidRPr="008E4514" w:rsidRDefault="00ED6642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ind w:left="720"/>
            <w:jc w:val="both"/>
            <w:rPr>
              <w:ins w:id="1" w:author="Иван Афанасьев" w:date="2022-04-05T15:47:00Z"/>
              <w:rFonts w:ascii="Times New Roman" w:eastAsia="Times New Roman" w:hAnsi="Times New Roman" w:cs="Times New Roman"/>
              <w:sz w:val="24"/>
              <w:szCs w:val="24"/>
            </w:rPr>
          </w:p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tag w:val="goog_rdk_2"/>
              <w:id w:val="-894959305"/>
            </w:sdtPr>
            <w:sdtEndPr/>
            <w:sdtContent>
              <w:ins w:id="2" w:author="Иван Афанасьев" w:date="2022-04-05T15:47:00Z">
                <w:r w:rsidRPr="008E4514">
                  <w:rPr>
                    <w:rFonts w:ascii="Times New Roman" w:eastAsia="Times New Roman" w:hAnsi="Times New Roman" w:cs="Times New Roman"/>
                    <w:noProof/>
                    <w:sz w:val="24"/>
                    <w:szCs w:val="24"/>
                  </w:rPr>
                  <w:drawing>
                    <wp:inline distT="114300" distB="114300" distL="114300" distR="114300" wp14:anchorId="24DC644E" wp14:editId="3600BD95">
                      <wp:extent cx="5940115" cy="368300"/>
                      <wp:effectExtent l="0" t="0" r="0" b="0"/>
                      <wp:docPr id="35" name="image15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15.png"/>
                              <pic:cNvPicPr preferRelativeResize="0"/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40115" cy="36830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ins>
            </w:sdtContent>
          </w:sdt>
        </w:p>
      </w:sdtContent>
    </w:sdt>
    <w:p w14:paraId="027AEB15" w14:textId="77777777" w:rsidR="00361CF3" w:rsidRPr="008E4514" w:rsidRDefault="00ED664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sdt>
        <w:sdtPr>
          <w:rPr>
            <w:rFonts w:ascii="Times New Roman" w:hAnsi="Times New Roman" w:cs="Times New Roman"/>
            <w:sz w:val="24"/>
            <w:szCs w:val="24"/>
          </w:rPr>
          <w:tag w:val="goog_rdk_4"/>
          <w:id w:val="-893111020"/>
        </w:sdtPr>
        <w:sdtEndPr/>
        <w:sdtContent>
          <w:ins w:id="3" w:author="Иван Афанасьев" w:date="2022-04-05T15:47:00Z">
            <w:r w:rsidRPr="008E4514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575CE46" wp14:editId="237748C5">
                  <wp:extent cx="5940115" cy="4978400"/>
                  <wp:effectExtent l="0" t="0" r="0" b="0"/>
                  <wp:docPr id="34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115" cy="4978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ins>
        </w:sdtContent>
      </w:sdt>
    </w:p>
    <w:p w14:paraId="409933AF" w14:textId="77777777" w:rsidR="00361CF3" w:rsidRPr="008E4514" w:rsidRDefault="00ED664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Наглядно продемонстрировать явные, неявные и </w:t>
      </w:r>
      <w:proofErr w:type="spellStart"/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>автоподтверждённые</w:t>
      </w:r>
      <w:proofErr w:type="spellEnd"/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транзакции в обоих режимах работы сервера (режим неявного подтверждения и автоматического подтверждения).</w:t>
      </w:r>
    </w:p>
    <w:p w14:paraId="50609D1D" w14:textId="77777777" w:rsidR="00361CF3" w:rsidRPr="008E4514" w:rsidRDefault="00ED664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E4514">
        <w:rPr>
          <w:rFonts w:ascii="Times New Roman" w:eastAsia="Times New Roman" w:hAnsi="Times New Roman" w:cs="Times New Roman"/>
          <w:sz w:val="24"/>
          <w:szCs w:val="24"/>
        </w:rPr>
        <w:t>&lt;!--</w:t>
      </w:r>
      <w:proofErr w:type="gramEnd"/>
      <w:r w:rsidRPr="008E4514">
        <w:rPr>
          <w:rFonts w:ascii="Times New Roman" w:eastAsia="Times New Roman" w:hAnsi="Times New Roman" w:cs="Times New Roman"/>
          <w:sz w:val="24"/>
          <w:szCs w:val="24"/>
        </w:rPr>
        <w:t xml:space="preserve">№2==Явные транзакции 1) Запрос явных </w:t>
      </w:r>
      <w:r w:rsidRPr="008E4514">
        <w:rPr>
          <w:rFonts w:ascii="Times New Roman" w:eastAsia="Times New Roman" w:hAnsi="Times New Roman" w:cs="Times New Roman"/>
          <w:sz w:val="24"/>
          <w:szCs w:val="24"/>
        </w:rPr>
        <w:t>транзакций в явном режиме транзакций и результат--&gt;</w:t>
      </w:r>
    </w:p>
    <w:p w14:paraId="25783887" w14:textId="77777777" w:rsidR="00361CF3" w:rsidRPr="008E4514" w:rsidRDefault="00ED664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SET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IMPLICIT_TRANSACTIONS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OFF</w:t>
      </w:r>
    </w:p>
    <w:p w14:paraId="101D6877" w14:textId="77777777" w:rsidR="00361CF3" w:rsidRPr="008E4514" w:rsidRDefault="00ED664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PRINT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Times New Roman" w:hAnsi="Times New Roman" w:cs="Times New Roman"/>
          <w:color w:val="FF00FF"/>
          <w:sz w:val="24"/>
          <w:szCs w:val="24"/>
          <w:lang w:val="en-US"/>
        </w:rPr>
        <w:t>@@TRANCOUNT</w:t>
      </w:r>
    </w:p>
    <w:p w14:paraId="533D5367" w14:textId="77777777" w:rsidR="00361CF3" w:rsidRPr="008E4514" w:rsidRDefault="00361CF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2B57CC4" w14:textId="77777777" w:rsidR="00361CF3" w:rsidRPr="008E4514" w:rsidRDefault="00ED664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BEGIN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TRANSACTION</w:t>
      </w:r>
    </w:p>
    <w:p w14:paraId="3780700D" w14:textId="77777777" w:rsidR="00361CF3" w:rsidRPr="008E4514" w:rsidRDefault="00ED664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PRINT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Times New Roman" w:hAnsi="Times New Roman" w:cs="Times New Roman"/>
          <w:color w:val="FF00FF"/>
          <w:sz w:val="24"/>
          <w:szCs w:val="24"/>
          <w:lang w:val="en-US"/>
        </w:rPr>
        <w:t>@@TRANCOUNT</w:t>
      </w:r>
    </w:p>
    <w:p w14:paraId="55577E82" w14:textId="77777777" w:rsidR="00361CF3" w:rsidRPr="008E4514" w:rsidRDefault="00ED664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lastRenderedPageBreak/>
        <w:t>select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Times New Roman" w:hAnsi="Times New Roman" w:cs="Times New Roman"/>
          <w:color w:val="808080"/>
          <w:sz w:val="24"/>
          <w:szCs w:val="24"/>
          <w:lang w:val="en-US"/>
        </w:rPr>
        <w:t>*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from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diagnosis</w:t>
      </w:r>
    </w:p>
    <w:p w14:paraId="189D2EA0" w14:textId="77777777" w:rsidR="00361CF3" w:rsidRPr="008E4514" w:rsidRDefault="00ED664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into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diagnosis </w:t>
      </w: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values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61126B18" w14:textId="77777777" w:rsidR="00361CF3" w:rsidRPr="008E4514" w:rsidRDefault="00ED664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Times New Roman" w:hAnsi="Times New Roman" w:cs="Times New Roman"/>
          <w:color w:val="808080"/>
          <w:sz w:val="24"/>
          <w:szCs w:val="24"/>
          <w:lang w:val="en-US"/>
        </w:rPr>
        <w:t>(</w:t>
      </w:r>
      <w:r w:rsidRPr="008E451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'migren'</w:t>
      </w:r>
      <w:r w:rsidRPr="008E4514">
        <w:rPr>
          <w:rFonts w:ascii="Times New Roman" w:eastAsia="Times New Roman" w:hAnsi="Times New Roman" w:cs="Times New Roman"/>
          <w:color w:val="808080"/>
          <w:sz w:val="24"/>
          <w:szCs w:val="24"/>
          <w:lang w:val="en-US"/>
        </w:rPr>
        <w:t>,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 w:rsidRPr="008E4514">
        <w:rPr>
          <w:rFonts w:ascii="Times New Roman" w:eastAsia="Times New Roman" w:hAnsi="Times New Roman" w:cs="Times New Roman"/>
          <w:color w:val="808080"/>
          <w:sz w:val="24"/>
          <w:szCs w:val="24"/>
          <w:lang w:val="en-US"/>
        </w:rPr>
        <w:t>,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Pr="008E4514">
        <w:rPr>
          <w:rFonts w:ascii="Times New Roman" w:eastAsia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1AA34FB0" w14:textId="77777777" w:rsidR="00361CF3" w:rsidRPr="008E4514" w:rsidRDefault="00ED664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PRINT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Times New Roman" w:hAnsi="Times New Roman" w:cs="Times New Roman"/>
          <w:color w:val="FF00FF"/>
          <w:sz w:val="24"/>
          <w:szCs w:val="24"/>
          <w:lang w:val="en-US"/>
        </w:rPr>
        <w:t>@@TRANCOUNT</w:t>
      </w:r>
    </w:p>
    <w:p w14:paraId="0634CFDC" w14:textId="77777777" w:rsidR="00361CF3" w:rsidRPr="008E4514" w:rsidRDefault="00361CF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316D1E3" w14:textId="77777777" w:rsidR="00361CF3" w:rsidRPr="008E4514" w:rsidRDefault="00361CF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D7EB654" w14:textId="77777777" w:rsidR="00361CF3" w:rsidRPr="008E4514" w:rsidRDefault="00ED664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DELETE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FROM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diagnosis </w:t>
      </w:r>
    </w:p>
    <w:p w14:paraId="51256538" w14:textId="77777777" w:rsidR="00361CF3" w:rsidRPr="008E4514" w:rsidRDefault="00ED664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WHERE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[name] </w:t>
      </w:r>
      <w:r w:rsidRPr="008E4514">
        <w:rPr>
          <w:rFonts w:ascii="Times New Roman" w:eastAsia="Times New Roman" w:hAnsi="Times New Roman" w:cs="Times New Roman"/>
          <w:color w:val="808080"/>
          <w:sz w:val="24"/>
          <w:szCs w:val="24"/>
          <w:lang w:val="en-US"/>
        </w:rPr>
        <w:t>=</w:t>
      </w:r>
      <w:r w:rsidRPr="008E451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'</w:t>
      </w:r>
      <w:proofErr w:type="spellStart"/>
      <w:r w:rsidRPr="008E451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spod</w:t>
      </w:r>
      <w:proofErr w:type="spellEnd"/>
      <w:r w:rsidRPr="008E451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'</w:t>
      </w:r>
    </w:p>
    <w:p w14:paraId="22A8F1BC" w14:textId="77777777" w:rsidR="00361CF3" w:rsidRPr="008E4514" w:rsidRDefault="00ED664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PRINT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Times New Roman" w:hAnsi="Times New Roman" w:cs="Times New Roman"/>
          <w:color w:val="FF00FF"/>
          <w:sz w:val="24"/>
          <w:szCs w:val="24"/>
          <w:lang w:val="en-US"/>
        </w:rPr>
        <w:t>@@TRANCOUNT</w:t>
      </w:r>
    </w:p>
    <w:p w14:paraId="464E6B59" w14:textId="77777777" w:rsidR="00361CF3" w:rsidRPr="008E4514" w:rsidRDefault="00361CF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9791C0F" w14:textId="77777777" w:rsidR="00361CF3" w:rsidRPr="008E4514" w:rsidRDefault="00ED664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COMMIT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TRANSACTION</w:t>
      </w:r>
    </w:p>
    <w:p w14:paraId="4636466A" w14:textId="77777777" w:rsidR="00361CF3" w:rsidRPr="008E4514" w:rsidRDefault="00ED664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PRINT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Times New Roman" w:hAnsi="Times New Roman" w:cs="Times New Roman"/>
          <w:color w:val="FF00FF"/>
          <w:sz w:val="24"/>
          <w:szCs w:val="24"/>
          <w:lang w:val="en-US"/>
        </w:rPr>
        <w:t>@@TRANCOUNT</w:t>
      </w:r>
    </w:p>
    <w:p w14:paraId="2B38179E" w14:textId="77777777" w:rsidR="00361CF3" w:rsidRPr="008E4514" w:rsidRDefault="00ED664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</w:rPr>
        <w:t>select</w:t>
      </w:r>
      <w:proofErr w:type="spellEnd"/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E4514">
        <w:rPr>
          <w:rFonts w:ascii="Times New Roman" w:eastAsia="Times New Roman" w:hAnsi="Times New Roman" w:cs="Times New Roman"/>
          <w:color w:val="808080"/>
          <w:sz w:val="24"/>
          <w:szCs w:val="24"/>
        </w:rPr>
        <w:t>*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</w:rPr>
        <w:t>from</w:t>
      </w:r>
      <w:proofErr w:type="spellEnd"/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>diagnosis</w:t>
      </w:r>
      <w:proofErr w:type="spellEnd"/>
    </w:p>
    <w:p w14:paraId="21EECA56" w14:textId="77777777" w:rsidR="00361CF3" w:rsidRPr="008E4514" w:rsidRDefault="00ED664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E451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22F7247" wp14:editId="613FD6EC">
            <wp:extent cx="2487703" cy="3794788"/>
            <wp:effectExtent l="0" t="0" r="0" b="0"/>
            <wp:docPr id="3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r="41004"/>
                    <a:stretch>
                      <a:fillRect/>
                    </a:stretch>
                  </pic:blipFill>
                  <pic:spPr>
                    <a:xfrm>
                      <a:off x="0" y="0"/>
                      <a:ext cx="2487703" cy="3794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E451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925005C" wp14:editId="4B8BC773">
            <wp:extent cx="2804760" cy="3811239"/>
            <wp:effectExtent l="0" t="0" r="0" b="0"/>
            <wp:docPr id="3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4760" cy="3811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D51916" w14:textId="77777777" w:rsidR="00361CF3" w:rsidRPr="008E4514" w:rsidRDefault="00ED664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E4514">
        <w:rPr>
          <w:rFonts w:ascii="Times New Roman" w:eastAsia="Times New Roman" w:hAnsi="Times New Roman" w:cs="Times New Roman"/>
          <w:sz w:val="24"/>
          <w:szCs w:val="24"/>
        </w:rPr>
        <w:t>Внутри блока выполнения всей транзакции @@TRANCOUNT =1</w:t>
      </w:r>
    </w:p>
    <w:p w14:paraId="6A3044A5" w14:textId="77777777" w:rsidR="00361CF3" w:rsidRPr="008E4514" w:rsidRDefault="00361CF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C65E1C" w14:textId="77777777" w:rsidR="00361CF3" w:rsidRPr="008E4514" w:rsidRDefault="00ED6642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E451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2</w:t>
      </w:r>
      <w:r w:rsidRPr="008E451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 явные транзакции в неявном режиме транзакций</w:t>
      </w:r>
    </w:p>
    <w:p w14:paraId="4D152ECA" w14:textId="77777777" w:rsidR="00361CF3" w:rsidRPr="008E4514" w:rsidRDefault="00ED664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SET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IMPLICIT_TRANSACTIONS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ON</w:t>
      </w:r>
    </w:p>
    <w:p w14:paraId="40B0D453" w14:textId="77777777" w:rsidR="00361CF3" w:rsidRPr="008E4514" w:rsidRDefault="00ED664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select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Times New Roman" w:hAnsi="Times New Roman" w:cs="Times New Roman"/>
          <w:color w:val="FF00FF"/>
          <w:sz w:val="24"/>
          <w:szCs w:val="24"/>
          <w:lang w:val="en-US"/>
        </w:rPr>
        <w:t>@@TRANCOUNT</w:t>
      </w:r>
    </w:p>
    <w:p w14:paraId="5ACE3EEE" w14:textId="77777777" w:rsidR="00361CF3" w:rsidRPr="008E4514" w:rsidRDefault="00361CF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55114F1" w14:textId="77777777" w:rsidR="00361CF3" w:rsidRPr="008E4514" w:rsidRDefault="00ED664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BEGIN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TRANSACTION</w:t>
      </w:r>
    </w:p>
    <w:p w14:paraId="029D2B49" w14:textId="77777777" w:rsidR="00361CF3" w:rsidRPr="008E4514" w:rsidRDefault="00ED664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select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Times New Roman" w:hAnsi="Times New Roman" w:cs="Times New Roman"/>
          <w:color w:val="FF00FF"/>
          <w:sz w:val="24"/>
          <w:szCs w:val="24"/>
          <w:lang w:val="en-US"/>
        </w:rPr>
        <w:t>@@TRANCOUNT</w:t>
      </w:r>
    </w:p>
    <w:p w14:paraId="629238CE" w14:textId="77777777" w:rsidR="00361CF3" w:rsidRPr="008E4514" w:rsidRDefault="00ED664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select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Times New Roman" w:hAnsi="Times New Roman" w:cs="Times New Roman"/>
          <w:color w:val="808080"/>
          <w:sz w:val="24"/>
          <w:szCs w:val="24"/>
          <w:lang w:val="en-US"/>
        </w:rPr>
        <w:t>*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from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diagnosis</w:t>
      </w:r>
    </w:p>
    <w:p w14:paraId="1E9A13E7" w14:textId="77777777" w:rsidR="00361CF3" w:rsidRPr="008E4514" w:rsidRDefault="00ED664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into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diagnosis </w:t>
      </w: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values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17FA3FF7" w14:textId="77777777" w:rsidR="00361CF3" w:rsidRPr="008E4514" w:rsidRDefault="00ED664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Times New Roman" w:hAnsi="Times New Roman" w:cs="Times New Roman"/>
          <w:color w:val="808080"/>
          <w:sz w:val="24"/>
          <w:szCs w:val="24"/>
          <w:lang w:val="en-US"/>
        </w:rPr>
        <w:t>(</w:t>
      </w:r>
      <w:r w:rsidRPr="008E451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'</w:t>
      </w:r>
      <w:proofErr w:type="spellStart"/>
      <w:r w:rsidRPr="008E451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migren</w:t>
      </w:r>
      <w:proofErr w:type="spellEnd"/>
      <w:r w:rsidRPr="008E451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 xml:space="preserve"> wrc'</w:t>
      </w:r>
      <w:r w:rsidRPr="008E4514">
        <w:rPr>
          <w:rFonts w:ascii="Times New Roman" w:eastAsia="Times New Roman" w:hAnsi="Times New Roman" w:cs="Times New Roman"/>
          <w:color w:val="808080"/>
          <w:sz w:val="24"/>
          <w:szCs w:val="24"/>
          <w:lang w:val="en-US"/>
        </w:rPr>
        <w:t>,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 w:rsidRPr="008E4514">
        <w:rPr>
          <w:rFonts w:ascii="Times New Roman" w:eastAsia="Times New Roman" w:hAnsi="Times New Roman" w:cs="Times New Roman"/>
          <w:color w:val="808080"/>
          <w:sz w:val="24"/>
          <w:szCs w:val="24"/>
          <w:lang w:val="en-US"/>
        </w:rPr>
        <w:t>,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Pr="008E4514">
        <w:rPr>
          <w:rFonts w:ascii="Times New Roman" w:eastAsia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76749F4C" w14:textId="77777777" w:rsidR="00361CF3" w:rsidRPr="008E4514" w:rsidRDefault="00ED664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select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Times New Roman" w:hAnsi="Times New Roman" w:cs="Times New Roman"/>
          <w:color w:val="FF00FF"/>
          <w:sz w:val="24"/>
          <w:szCs w:val="24"/>
          <w:lang w:val="en-US"/>
        </w:rPr>
        <w:t>@@TRANCOUNT</w:t>
      </w:r>
    </w:p>
    <w:p w14:paraId="73102C21" w14:textId="77777777" w:rsidR="00361CF3" w:rsidRPr="008E4514" w:rsidRDefault="00361CF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E79E234" w14:textId="77777777" w:rsidR="00361CF3" w:rsidRPr="008E4514" w:rsidRDefault="00361CF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4E7B43E" w14:textId="77777777" w:rsidR="00361CF3" w:rsidRPr="008E4514" w:rsidRDefault="00ED664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DELETE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FROM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diagnosis </w:t>
      </w:r>
    </w:p>
    <w:p w14:paraId="37FA6FB6" w14:textId="77777777" w:rsidR="00361CF3" w:rsidRPr="008E4514" w:rsidRDefault="00ED664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WHERE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[name] </w:t>
      </w:r>
      <w:r w:rsidRPr="008E4514">
        <w:rPr>
          <w:rFonts w:ascii="Times New Roman" w:eastAsia="Times New Roman" w:hAnsi="Times New Roman" w:cs="Times New Roman"/>
          <w:color w:val="808080"/>
          <w:sz w:val="24"/>
          <w:szCs w:val="24"/>
          <w:lang w:val="en-US"/>
        </w:rPr>
        <w:t>=</w:t>
      </w:r>
      <w:r w:rsidRPr="008E451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'</w:t>
      </w:r>
      <w:proofErr w:type="spellStart"/>
      <w:r w:rsidRPr="008E451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yazva</w:t>
      </w:r>
      <w:proofErr w:type="spellEnd"/>
      <w:r w:rsidRPr="008E451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'</w:t>
      </w:r>
    </w:p>
    <w:p w14:paraId="1D9C7402" w14:textId="77777777" w:rsidR="00361CF3" w:rsidRPr="008E4514" w:rsidRDefault="00ED664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lastRenderedPageBreak/>
        <w:t>select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Times New Roman" w:hAnsi="Times New Roman" w:cs="Times New Roman"/>
          <w:color w:val="FF00FF"/>
          <w:sz w:val="24"/>
          <w:szCs w:val="24"/>
          <w:lang w:val="en-US"/>
        </w:rPr>
        <w:t>@@TRANCOUNT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161B30DE" w14:textId="77777777" w:rsidR="00361CF3" w:rsidRPr="008E4514" w:rsidRDefault="00361CF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C2E7AB5" w14:textId="77777777" w:rsidR="00361CF3" w:rsidRPr="008E4514" w:rsidRDefault="00ED664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COMMIT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TRANSACTION</w:t>
      </w:r>
    </w:p>
    <w:p w14:paraId="0E26453A" w14:textId="77777777" w:rsidR="00361CF3" w:rsidRPr="008E4514" w:rsidRDefault="00ED664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select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Times New Roman" w:hAnsi="Times New Roman" w:cs="Times New Roman"/>
          <w:color w:val="FF00FF"/>
          <w:sz w:val="24"/>
          <w:szCs w:val="24"/>
          <w:lang w:val="en-US"/>
        </w:rPr>
        <w:t>@@TRANCOUNT</w:t>
      </w:r>
    </w:p>
    <w:p w14:paraId="6D3A82E1" w14:textId="77777777" w:rsidR="00361CF3" w:rsidRPr="008E4514" w:rsidRDefault="00ED6642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</w:rPr>
        <w:t>select</w:t>
      </w:r>
      <w:proofErr w:type="spellEnd"/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E4514">
        <w:rPr>
          <w:rFonts w:ascii="Times New Roman" w:eastAsia="Times New Roman" w:hAnsi="Times New Roman" w:cs="Times New Roman"/>
          <w:color w:val="808080"/>
          <w:sz w:val="24"/>
          <w:szCs w:val="24"/>
        </w:rPr>
        <w:t>*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</w:rPr>
        <w:t>from</w:t>
      </w:r>
      <w:proofErr w:type="spellEnd"/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>diagnosis</w:t>
      </w:r>
      <w:proofErr w:type="spellEnd"/>
    </w:p>
    <w:p w14:paraId="78BBF682" w14:textId="77777777" w:rsidR="00361CF3" w:rsidRPr="008E4514" w:rsidRDefault="00ED6642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E451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 w:rsidRPr="008E451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C6F748C" wp14:editId="6AD6FCAB">
            <wp:extent cx="3013710" cy="5675822"/>
            <wp:effectExtent l="0" t="0" r="0" b="0"/>
            <wp:docPr id="4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5675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ECD455" w14:textId="77777777" w:rsidR="00361CF3" w:rsidRPr="008E4514" w:rsidRDefault="00361CF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9AAB80" w14:textId="77777777" w:rsidR="00361CF3" w:rsidRPr="008E4514" w:rsidRDefault="00ED664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>Режим неявных транзакций плохо работает с явными транзакциями, т.к. неправильно увеличилось значение @@TRANCOUNT на 2 в начале транзакции и уменьшилось на 1 после коммита</w:t>
      </w:r>
    </w:p>
    <w:p w14:paraId="05B2398D" w14:textId="77777777" w:rsidR="00361CF3" w:rsidRPr="008E4514" w:rsidRDefault="00ED664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>Неявные транзакции</w:t>
      </w:r>
    </w:p>
    <w:p w14:paraId="215686DA" w14:textId="77777777" w:rsidR="00361CF3" w:rsidRPr="008E4514" w:rsidRDefault="00ED6642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>неявные транзакции в явном режиме транзакций</w:t>
      </w: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</w:p>
    <w:p w14:paraId="0F802E9E" w14:textId="77777777" w:rsidR="00361CF3" w:rsidRPr="008E4514" w:rsidRDefault="00ED664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SET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IMPLICIT_TRANSAC</w:t>
      </w: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TIONS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OFF</w:t>
      </w:r>
    </w:p>
    <w:p w14:paraId="43891992" w14:textId="77777777" w:rsidR="00361CF3" w:rsidRPr="008E4514" w:rsidRDefault="00ED664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select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Times New Roman" w:hAnsi="Times New Roman" w:cs="Times New Roman"/>
          <w:color w:val="FF00FF"/>
          <w:sz w:val="24"/>
          <w:szCs w:val="24"/>
          <w:lang w:val="en-US"/>
        </w:rPr>
        <w:t>@@TRANCOUNT</w:t>
      </w:r>
    </w:p>
    <w:p w14:paraId="7DA6DC63" w14:textId="77777777" w:rsidR="00361CF3" w:rsidRPr="008E4514" w:rsidRDefault="00361CF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561C6D1" w14:textId="77777777" w:rsidR="00361CF3" w:rsidRPr="008E4514" w:rsidRDefault="00ED664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select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Times New Roman" w:hAnsi="Times New Roman" w:cs="Times New Roman"/>
          <w:color w:val="808080"/>
          <w:sz w:val="24"/>
          <w:szCs w:val="24"/>
          <w:lang w:val="en-US"/>
        </w:rPr>
        <w:t>*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from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diagnosis</w:t>
      </w:r>
    </w:p>
    <w:p w14:paraId="1314F55A" w14:textId="77777777" w:rsidR="00361CF3" w:rsidRPr="008E4514" w:rsidRDefault="00ED664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into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diagnosis </w:t>
      </w: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values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261544BB" w14:textId="77777777" w:rsidR="00361CF3" w:rsidRPr="008E4514" w:rsidRDefault="00ED664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Times New Roman" w:hAnsi="Times New Roman" w:cs="Times New Roman"/>
          <w:color w:val="808080"/>
          <w:sz w:val="24"/>
          <w:szCs w:val="24"/>
          <w:lang w:val="en-US"/>
        </w:rPr>
        <w:lastRenderedPageBreak/>
        <w:t>(</w:t>
      </w:r>
      <w:r w:rsidRPr="008E451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'sqlvitoz'</w:t>
      </w:r>
      <w:r w:rsidRPr="008E4514">
        <w:rPr>
          <w:rFonts w:ascii="Times New Roman" w:eastAsia="Times New Roman" w:hAnsi="Times New Roman" w:cs="Times New Roman"/>
          <w:color w:val="808080"/>
          <w:sz w:val="24"/>
          <w:szCs w:val="24"/>
          <w:lang w:val="en-US"/>
        </w:rPr>
        <w:t>,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 w:rsidRPr="008E4514">
        <w:rPr>
          <w:rFonts w:ascii="Times New Roman" w:eastAsia="Times New Roman" w:hAnsi="Times New Roman" w:cs="Times New Roman"/>
          <w:color w:val="808080"/>
          <w:sz w:val="24"/>
          <w:szCs w:val="24"/>
          <w:lang w:val="en-US"/>
        </w:rPr>
        <w:t>,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Pr="008E4514">
        <w:rPr>
          <w:rFonts w:ascii="Times New Roman" w:eastAsia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18FA74E8" w14:textId="77777777" w:rsidR="00361CF3" w:rsidRPr="008E4514" w:rsidRDefault="00ED664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select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Times New Roman" w:hAnsi="Times New Roman" w:cs="Times New Roman"/>
          <w:color w:val="FF00FF"/>
          <w:sz w:val="24"/>
          <w:szCs w:val="24"/>
          <w:lang w:val="en-US"/>
        </w:rPr>
        <w:t>@@TRANCOUNT</w:t>
      </w:r>
    </w:p>
    <w:p w14:paraId="5B6399E2" w14:textId="77777777" w:rsidR="00361CF3" w:rsidRPr="008E4514" w:rsidRDefault="00361CF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7135662" w14:textId="77777777" w:rsidR="00361CF3" w:rsidRPr="008E4514" w:rsidRDefault="00361CF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BE5BAED" w14:textId="77777777" w:rsidR="00361CF3" w:rsidRPr="008E4514" w:rsidRDefault="00ED664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DELETE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FROM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diagnosis </w:t>
      </w:r>
    </w:p>
    <w:p w14:paraId="17410153" w14:textId="77777777" w:rsidR="00361CF3" w:rsidRPr="008E4514" w:rsidRDefault="00ED664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WHERE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[name] </w:t>
      </w:r>
      <w:r w:rsidRPr="008E4514">
        <w:rPr>
          <w:rFonts w:ascii="Times New Roman" w:eastAsia="Times New Roman" w:hAnsi="Times New Roman" w:cs="Times New Roman"/>
          <w:color w:val="808080"/>
          <w:sz w:val="24"/>
          <w:szCs w:val="24"/>
          <w:lang w:val="en-US"/>
        </w:rPr>
        <w:t>=</w:t>
      </w:r>
      <w:r w:rsidRPr="008E451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'</w:t>
      </w:r>
      <w:proofErr w:type="spellStart"/>
      <w:r w:rsidRPr="008E451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migren</w:t>
      </w:r>
      <w:proofErr w:type="spellEnd"/>
      <w:r w:rsidRPr="008E451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'</w:t>
      </w:r>
    </w:p>
    <w:p w14:paraId="33DC7DDB" w14:textId="77777777" w:rsidR="00361CF3" w:rsidRPr="008E4514" w:rsidRDefault="00ED664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select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Times New Roman" w:hAnsi="Times New Roman" w:cs="Times New Roman"/>
          <w:color w:val="FF00FF"/>
          <w:sz w:val="24"/>
          <w:szCs w:val="24"/>
          <w:lang w:val="en-US"/>
        </w:rPr>
        <w:t xml:space="preserve">@@TRANCOUNT </w:t>
      </w: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PRINT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Times New Roman" w:hAnsi="Times New Roman" w:cs="Times New Roman"/>
          <w:color w:val="FF00FF"/>
          <w:sz w:val="24"/>
          <w:szCs w:val="24"/>
          <w:lang w:val="en-US"/>
        </w:rPr>
        <w:t>@@TRANCOUNT s</w:t>
      </w: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elect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Times New Roman" w:hAnsi="Times New Roman" w:cs="Times New Roman"/>
          <w:color w:val="808080"/>
          <w:sz w:val="24"/>
          <w:szCs w:val="24"/>
          <w:lang w:val="en-US"/>
        </w:rPr>
        <w:t>*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from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diagnosis</w:t>
      </w:r>
    </w:p>
    <w:p w14:paraId="2CD516F2" w14:textId="77777777" w:rsidR="00361CF3" w:rsidRPr="008E4514" w:rsidRDefault="00ED664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451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4A815D8" wp14:editId="4F5AE4B2">
            <wp:extent cx="3046293" cy="4121454"/>
            <wp:effectExtent l="0" t="0" r="0" b="0"/>
            <wp:docPr id="4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6293" cy="41214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DE1A55" w14:textId="77777777" w:rsidR="00361CF3" w:rsidRPr="008E4514" w:rsidRDefault="00ED664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>выключен режим неявных транзакций, то значение @TRANCOUNT не изменилось</w:t>
      </w:r>
    </w:p>
    <w:p w14:paraId="34A4EF3E" w14:textId="77777777" w:rsidR="00361CF3" w:rsidRPr="008E4514" w:rsidRDefault="00ED664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E4514">
        <w:rPr>
          <w:rFonts w:ascii="Times New Roman" w:hAnsi="Times New Roman" w:cs="Times New Roman"/>
          <w:color w:val="000000"/>
          <w:sz w:val="24"/>
          <w:szCs w:val="24"/>
        </w:rPr>
        <w:t>2) неявные транзакции в неявном режиме транзакций</w:t>
      </w:r>
      <w:r w:rsidRPr="008E451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hidden="0" allowOverlap="1" wp14:anchorId="6D0469B6" wp14:editId="5D585E48">
            <wp:simplePos x="0" y="0"/>
            <wp:positionH relativeFrom="column">
              <wp:posOffset>4200525</wp:posOffset>
            </wp:positionH>
            <wp:positionV relativeFrom="paragraph">
              <wp:posOffset>0</wp:posOffset>
            </wp:positionV>
            <wp:extent cx="2022475" cy="3290570"/>
            <wp:effectExtent l="0" t="0" r="0" b="0"/>
            <wp:wrapSquare wrapText="bothSides" distT="0" distB="0" distL="114300" distR="114300"/>
            <wp:docPr id="5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2475" cy="3290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7AF87D" w14:textId="77777777" w:rsidR="00361CF3" w:rsidRPr="008E4514" w:rsidRDefault="00ED6642">
      <w:pPr>
        <w:spacing w:after="0" w:line="240" w:lineRule="auto"/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Consolas" w:hAnsi="Times New Roman" w:cs="Times New Roman"/>
          <w:color w:val="0000FF"/>
          <w:sz w:val="24"/>
          <w:szCs w:val="24"/>
          <w:lang w:val="en-US"/>
        </w:rPr>
        <w:t>SET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Consolas" w:hAnsi="Times New Roman" w:cs="Times New Roman"/>
          <w:color w:val="0000FF"/>
          <w:sz w:val="24"/>
          <w:szCs w:val="24"/>
          <w:lang w:val="en-US"/>
        </w:rPr>
        <w:t>IMPLICIT_TRANSACTIONS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Consolas" w:hAnsi="Times New Roman" w:cs="Times New Roman"/>
          <w:color w:val="0000FF"/>
          <w:sz w:val="24"/>
          <w:szCs w:val="24"/>
          <w:lang w:val="en-US"/>
        </w:rPr>
        <w:t>on</w:t>
      </w:r>
    </w:p>
    <w:p w14:paraId="269B9A85" w14:textId="77777777" w:rsidR="00361CF3" w:rsidRPr="008E4514" w:rsidRDefault="00ED6642">
      <w:pPr>
        <w:spacing w:after="0" w:line="240" w:lineRule="auto"/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Consolas" w:hAnsi="Times New Roman" w:cs="Times New Roman"/>
          <w:color w:val="0000FF"/>
          <w:sz w:val="24"/>
          <w:szCs w:val="24"/>
          <w:lang w:val="en-US"/>
        </w:rPr>
        <w:t>select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Consolas" w:hAnsi="Times New Roman" w:cs="Times New Roman"/>
          <w:color w:val="FF00FF"/>
          <w:sz w:val="24"/>
          <w:szCs w:val="24"/>
          <w:lang w:val="en-US"/>
        </w:rPr>
        <w:t>@@TRANCOUNT</w:t>
      </w:r>
    </w:p>
    <w:p w14:paraId="3A83A241" w14:textId="77777777" w:rsidR="00361CF3" w:rsidRPr="008E4514" w:rsidRDefault="00361CF3">
      <w:pPr>
        <w:spacing w:after="0" w:line="240" w:lineRule="auto"/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</w:pPr>
    </w:p>
    <w:p w14:paraId="66F46B75" w14:textId="77777777" w:rsidR="00361CF3" w:rsidRPr="008E4514" w:rsidRDefault="00361CF3">
      <w:pPr>
        <w:spacing w:after="0" w:line="240" w:lineRule="auto"/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</w:pPr>
    </w:p>
    <w:p w14:paraId="49CB4B29" w14:textId="77777777" w:rsidR="00361CF3" w:rsidRPr="008E4514" w:rsidRDefault="00ED6642">
      <w:pPr>
        <w:spacing w:after="0" w:line="240" w:lineRule="auto"/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Consolas" w:hAnsi="Times New Roman" w:cs="Times New Roman"/>
          <w:color w:val="0000FF"/>
          <w:sz w:val="24"/>
          <w:szCs w:val="24"/>
          <w:lang w:val="en-US"/>
        </w:rPr>
        <w:t>select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Consolas" w:hAnsi="Times New Roman" w:cs="Times New Roman"/>
          <w:color w:val="808080"/>
          <w:sz w:val="24"/>
          <w:szCs w:val="24"/>
          <w:lang w:val="en-US"/>
        </w:rPr>
        <w:t>*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Consolas" w:hAnsi="Times New Roman" w:cs="Times New Roman"/>
          <w:color w:val="0000FF"/>
          <w:sz w:val="24"/>
          <w:szCs w:val="24"/>
          <w:lang w:val="en-US"/>
        </w:rPr>
        <w:t>from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 xml:space="preserve"> diagnosis</w:t>
      </w:r>
    </w:p>
    <w:p w14:paraId="170F2DB4" w14:textId="77777777" w:rsidR="00361CF3" w:rsidRPr="008E4514" w:rsidRDefault="00ED6642">
      <w:pPr>
        <w:spacing w:after="0" w:line="240" w:lineRule="auto"/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Consolas" w:hAnsi="Times New Roman" w:cs="Times New Roman"/>
          <w:color w:val="0000FF"/>
          <w:sz w:val="24"/>
          <w:szCs w:val="24"/>
          <w:lang w:val="en-US"/>
        </w:rPr>
        <w:t>insert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Consolas" w:hAnsi="Times New Roman" w:cs="Times New Roman"/>
          <w:color w:val="0000FF"/>
          <w:sz w:val="24"/>
          <w:szCs w:val="24"/>
          <w:lang w:val="en-US"/>
        </w:rPr>
        <w:t>into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 xml:space="preserve"> diagnosis </w:t>
      </w:r>
      <w:r w:rsidRPr="008E4514">
        <w:rPr>
          <w:rFonts w:ascii="Times New Roman" w:eastAsia="Consolas" w:hAnsi="Times New Roman" w:cs="Times New Roman"/>
          <w:color w:val="0000FF"/>
          <w:sz w:val="24"/>
          <w:szCs w:val="24"/>
          <w:lang w:val="en-US"/>
        </w:rPr>
        <w:t>values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3C5902A5" w14:textId="77777777" w:rsidR="00361CF3" w:rsidRPr="008E4514" w:rsidRDefault="00ED6642">
      <w:pPr>
        <w:spacing w:after="0" w:line="240" w:lineRule="auto"/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Consolas" w:hAnsi="Times New Roman" w:cs="Times New Roman"/>
          <w:color w:val="808080"/>
          <w:sz w:val="24"/>
          <w:szCs w:val="24"/>
          <w:lang w:val="en-US"/>
        </w:rPr>
        <w:t>(</w:t>
      </w:r>
      <w:r w:rsidRPr="008E4514">
        <w:rPr>
          <w:rFonts w:ascii="Times New Roman" w:eastAsia="Consolas" w:hAnsi="Times New Roman" w:cs="Times New Roman"/>
          <w:color w:val="FF0000"/>
          <w:sz w:val="24"/>
          <w:szCs w:val="24"/>
          <w:lang w:val="en-US"/>
        </w:rPr>
        <w:t>'</w:t>
      </w:r>
      <w:proofErr w:type="spellStart"/>
      <w:r w:rsidRPr="008E4514">
        <w:rPr>
          <w:rFonts w:ascii="Times New Roman" w:eastAsia="Consolas" w:hAnsi="Times New Roman" w:cs="Times New Roman"/>
          <w:color w:val="FF0000"/>
          <w:sz w:val="24"/>
          <w:szCs w:val="24"/>
          <w:lang w:val="en-US"/>
        </w:rPr>
        <w:t>sqlvitoz</w:t>
      </w:r>
      <w:proofErr w:type="spellEnd"/>
      <w:r w:rsidRPr="008E4514">
        <w:rPr>
          <w:rFonts w:ascii="Times New Roman" w:eastAsia="Consolas" w:hAnsi="Times New Roman" w:cs="Times New Roman"/>
          <w:color w:val="FF0000"/>
          <w:sz w:val="24"/>
          <w:szCs w:val="24"/>
          <w:lang w:val="en-US"/>
        </w:rPr>
        <w:t xml:space="preserve"> 2'</w:t>
      </w:r>
      <w:r w:rsidRPr="008E4514">
        <w:rPr>
          <w:rFonts w:ascii="Times New Roman" w:eastAsia="Consolas" w:hAnsi="Times New Roman" w:cs="Times New Roman"/>
          <w:color w:val="808080"/>
          <w:sz w:val="24"/>
          <w:szCs w:val="24"/>
          <w:lang w:val="en-US"/>
        </w:rPr>
        <w:t>,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>3</w:t>
      </w:r>
      <w:r w:rsidRPr="008E4514">
        <w:rPr>
          <w:rFonts w:ascii="Times New Roman" w:eastAsia="Consolas" w:hAnsi="Times New Roman" w:cs="Times New Roman"/>
          <w:color w:val="808080"/>
          <w:sz w:val="24"/>
          <w:szCs w:val="24"/>
          <w:lang w:val="en-US"/>
        </w:rPr>
        <w:t>,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>2</w:t>
      </w:r>
      <w:r w:rsidRPr="008E4514">
        <w:rPr>
          <w:rFonts w:ascii="Times New Roman" w:eastAsia="Consolas" w:hAnsi="Times New Roman" w:cs="Times New Roman"/>
          <w:color w:val="808080"/>
          <w:sz w:val="24"/>
          <w:szCs w:val="24"/>
          <w:lang w:val="en-US"/>
        </w:rPr>
        <w:t>)</w:t>
      </w:r>
    </w:p>
    <w:p w14:paraId="3DC74CE2" w14:textId="77777777" w:rsidR="00361CF3" w:rsidRPr="008E4514" w:rsidRDefault="00ED6642">
      <w:pPr>
        <w:spacing w:after="0" w:line="240" w:lineRule="auto"/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Consolas" w:hAnsi="Times New Roman" w:cs="Times New Roman"/>
          <w:color w:val="0000FF"/>
          <w:sz w:val="24"/>
          <w:szCs w:val="24"/>
          <w:lang w:val="en-US"/>
        </w:rPr>
        <w:t>select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Consolas" w:hAnsi="Times New Roman" w:cs="Times New Roman"/>
          <w:color w:val="FF00FF"/>
          <w:sz w:val="24"/>
          <w:szCs w:val="24"/>
          <w:lang w:val="en-US"/>
        </w:rPr>
        <w:t>@@TRANCOUNT</w:t>
      </w:r>
    </w:p>
    <w:p w14:paraId="21DD44E2" w14:textId="77777777" w:rsidR="00361CF3" w:rsidRPr="008E4514" w:rsidRDefault="00361CF3">
      <w:pPr>
        <w:spacing w:after="0" w:line="240" w:lineRule="auto"/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</w:pPr>
    </w:p>
    <w:p w14:paraId="40A85038" w14:textId="77777777" w:rsidR="00361CF3" w:rsidRPr="008E4514" w:rsidRDefault="00361CF3">
      <w:pPr>
        <w:spacing w:after="0" w:line="240" w:lineRule="auto"/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</w:pPr>
    </w:p>
    <w:p w14:paraId="141A3E14" w14:textId="77777777" w:rsidR="00361CF3" w:rsidRPr="008E4514" w:rsidRDefault="00ED6642">
      <w:pPr>
        <w:spacing w:after="0" w:line="240" w:lineRule="auto"/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Consolas" w:hAnsi="Times New Roman" w:cs="Times New Roman"/>
          <w:color w:val="0000FF"/>
          <w:sz w:val="24"/>
          <w:szCs w:val="24"/>
          <w:lang w:val="en-US"/>
        </w:rPr>
        <w:t>DELETE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Consolas" w:hAnsi="Times New Roman" w:cs="Times New Roman"/>
          <w:color w:val="0000FF"/>
          <w:sz w:val="24"/>
          <w:szCs w:val="24"/>
          <w:lang w:val="en-US"/>
        </w:rPr>
        <w:t>FROM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 xml:space="preserve"> diagnosis </w:t>
      </w:r>
    </w:p>
    <w:p w14:paraId="4DCC2E8D" w14:textId="77777777" w:rsidR="00361CF3" w:rsidRPr="008E4514" w:rsidRDefault="00ED6642">
      <w:pPr>
        <w:spacing w:after="0" w:line="240" w:lineRule="auto"/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Consolas" w:hAnsi="Times New Roman" w:cs="Times New Roman"/>
          <w:color w:val="0000FF"/>
          <w:sz w:val="24"/>
          <w:szCs w:val="24"/>
          <w:lang w:val="en-US"/>
        </w:rPr>
        <w:t>WHERE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 xml:space="preserve"> [name] </w:t>
      </w:r>
      <w:r w:rsidRPr="008E4514">
        <w:rPr>
          <w:rFonts w:ascii="Times New Roman" w:eastAsia="Consolas" w:hAnsi="Times New Roman" w:cs="Times New Roman"/>
          <w:color w:val="808080"/>
          <w:sz w:val="24"/>
          <w:szCs w:val="24"/>
          <w:lang w:val="en-US"/>
        </w:rPr>
        <w:t>=</w:t>
      </w:r>
      <w:r w:rsidRPr="008E4514">
        <w:rPr>
          <w:rFonts w:ascii="Times New Roman" w:eastAsia="Consolas" w:hAnsi="Times New Roman" w:cs="Times New Roman"/>
          <w:color w:val="FF0000"/>
          <w:sz w:val="24"/>
          <w:szCs w:val="24"/>
          <w:lang w:val="en-US"/>
        </w:rPr>
        <w:t>'</w:t>
      </w:r>
      <w:proofErr w:type="spellStart"/>
      <w:r w:rsidRPr="008E4514">
        <w:rPr>
          <w:rFonts w:ascii="Times New Roman" w:eastAsia="Consolas" w:hAnsi="Times New Roman" w:cs="Times New Roman"/>
          <w:color w:val="FF0000"/>
          <w:sz w:val="24"/>
          <w:szCs w:val="24"/>
          <w:lang w:val="en-US"/>
        </w:rPr>
        <w:t>gangren</w:t>
      </w:r>
      <w:proofErr w:type="spellEnd"/>
      <w:r w:rsidRPr="008E4514">
        <w:rPr>
          <w:rFonts w:ascii="Times New Roman" w:eastAsia="Consolas" w:hAnsi="Times New Roman" w:cs="Times New Roman"/>
          <w:color w:val="FF0000"/>
          <w:sz w:val="24"/>
          <w:szCs w:val="24"/>
          <w:lang w:val="en-US"/>
        </w:rPr>
        <w:t>'</w:t>
      </w:r>
    </w:p>
    <w:p w14:paraId="2D22B449" w14:textId="77777777" w:rsidR="00361CF3" w:rsidRPr="008E4514" w:rsidRDefault="00ED6642">
      <w:pPr>
        <w:spacing w:after="0" w:line="240" w:lineRule="auto"/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Consolas" w:hAnsi="Times New Roman" w:cs="Times New Roman"/>
          <w:color w:val="0000FF"/>
          <w:sz w:val="24"/>
          <w:szCs w:val="24"/>
          <w:lang w:val="en-US"/>
        </w:rPr>
        <w:t>select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Consolas" w:hAnsi="Times New Roman" w:cs="Times New Roman"/>
          <w:color w:val="FF00FF"/>
          <w:sz w:val="24"/>
          <w:szCs w:val="24"/>
          <w:lang w:val="en-US"/>
        </w:rPr>
        <w:t>@@TRANCOUNT</w:t>
      </w:r>
    </w:p>
    <w:p w14:paraId="276B1EED" w14:textId="77777777" w:rsidR="00361CF3" w:rsidRPr="008E4514" w:rsidRDefault="00361CF3">
      <w:pPr>
        <w:spacing w:after="0" w:line="240" w:lineRule="auto"/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</w:pPr>
    </w:p>
    <w:p w14:paraId="538E2BBC" w14:textId="77777777" w:rsidR="00361CF3" w:rsidRPr="008E4514" w:rsidRDefault="00361CF3">
      <w:pPr>
        <w:spacing w:after="0" w:line="240" w:lineRule="auto"/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</w:pPr>
    </w:p>
    <w:p w14:paraId="1030A9A3" w14:textId="77777777" w:rsidR="00361CF3" w:rsidRPr="008E4514" w:rsidRDefault="00ED6642">
      <w:pPr>
        <w:spacing w:after="0" w:line="240" w:lineRule="auto"/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Consolas" w:hAnsi="Times New Roman" w:cs="Times New Roman"/>
          <w:color w:val="0000FF"/>
          <w:sz w:val="24"/>
          <w:szCs w:val="24"/>
          <w:lang w:val="en-US"/>
        </w:rPr>
        <w:t>PRINT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Consolas" w:hAnsi="Times New Roman" w:cs="Times New Roman"/>
          <w:color w:val="FF00FF"/>
          <w:sz w:val="24"/>
          <w:szCs w:val="24"/>
          <w:lang w:val="en-US"/>
        </w:rPr>
        <w:t>@@TRANCOUNT</w:t>
      </w:r>
    </w:p>
    <w:p w14:paraId="35E879A1" w14:textId="77777777" w:rsidR="00361CF3" w:rsidRPr="008E4514" w:rsidRDefault="00ED6642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E4514">
        <w:rPr>
          <w:rFonts w:ascii="Times New Roman" w:eastAsia="Consolas" w:hAnsi="Times New Roman" w:cs="Times New Roman"/>
          <w:color w:val="0000FF"/>
          <w:sz w:val="24"/>
          <w:szCs w:val="24"/>
        </w:rPr>
        <w:t>select</w:t>
      </w:r>
      <w:proofErr w:type="spellEnd"/>
      <w:r w:rsidRPr="008E4514">
        <w:rPr>
          <w:rFonts w:ascii="Times New Roman" w:eastAsia="Consolas" w:hAnsi="Times New Roman" w:cs="Times New Roman"/>
          <w:color w:val="000000"/>
          <w:sz w:val="24"/>
          <w:szCs w:val="24"/>
        </w:rPr>
        <w:t xml:space="preserve"> </w:t>
      </w:r>
      <w:r w:rsidRPr="008E4514">
        <w:rPr>
          <w:rFonts w:ascii="Times New Roman" w:eastAsia="Consolas" w:hAnsi="Times New Roman" w:cs="Times New Roman"/>
          <w:color w:val="808080"/>
          <w:sz w:val="24"/>
          <w:szCs w:val="24"/>
        </w:rPr>
        <w:t>*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E4514">
        <w:rPr>
          <w:rFonts w:ascii="Times New Roman" w:eastAsia="Consolas" w:hAnsi="Times New Roman" w:cs="Times New Roman"/>
          <w:color w:val="0000FF"/>
          <w:sz w:val="24"/>
          <w:szCs w:val="24"/>
        </w:rPr>
        <w:t>from</w:t>
      </w:r>
      <w:proofErr w:type="spellEnd"/>
      <w:r w:rsidRPr="008E4514">
        <w:rPr>
          <w:rFonts w:ascii="Times New Roman" w:eastAsia="Consola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E4514">
        <w:rPr>
          <w:rFonts w:ascii="Times New Roman" w:eastAsia="Consolas" w:hAnsi="Times New Roman" w:cs="Times New Roman"/>
          <w:color w:val="000000"/>
          <w:sz w:val="24"/>
          <w:szCs w:val="24"/>
        </w:rPr>
        <w:t>diagnosis</w:t>
      </w:r>
      <w:proofErr w:type="spellEnd"/>
    </w:p>
    <w:p w14:paraId="328EDDCC" w14:textId="77777777" w:rsidR="00361CF3" w:rsidRPr="008E4514" w:rsidRDefault="00361CF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DF9973" w14:textId="77777777" w:rsidR="00361CF3" w:rsidRPr="008E4514" w:rsidRDefault="00361CF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dt>
      <w:sdtPr>
        <w:rPr>
          <w:rFonts w:ascii="Times New Roman" w:hAnsi="Times New Roman" w:cs="Times New Roman"/>
          <w:sz w:val="24"/>
          <w:szCs w:val="24"/>
        </w:rPr>
        <w:tag w:val="goog_rdk_7"/>
        <w:id w:val="-1145269350"/>
      </w:sdtPr>
      <w:sdtEndPr/>
      <w:sdtContent>
        <w:p w14:paraId="760EAF69" w14:textId="77777777" w:rsidR="00361CF3" w:rsidRPr="008E4514" w:rsidRDefault="00ED6642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ind w:left="720"/>
            <w:jc w:val="both"/>
            <w:rPr>
              <w:del w:id="4" w:author="Иван Афанасьев" w:date="2022-04-05T16:23:00Z"/>
              <w:rFonts w:ascii="Times New Roman" w:eastAsia="Times New Roman" w:hAnsi="Times New Roman" w:cs="Times New Roman"/>
              <w:sz w:val="24"/>
              <w:szCs w:val="24"/>
            </w:rPr>
          </w:p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tag w:val="goog_rdk_6"/>
              <w:id w:val="-1718114936"/>
            </w:sdtPr>
            <w:sdtEndPr/>
            <w:sdtContent/>
          </w:sdt>
        </w:p>
      </w:sdtContent>
    </w:sdt>
    <w:p w14:paraId="2C6C38CC" w14:textId="77777777" w:rsidR="00361CF3" w:rsidRPr="008E4514" w:rsidRDefault="00ED664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>При неявном режиме работы транзакций каждая операция представляла собой отдельную транзакцию</w:t>
      </w:r>
    </w:p>
    <w:p w14:paraId="4ECBA215" w14:textId="77777777" w:rsidR="00361CF3" w:rsidRPr="008E4514" w:rsidRDefault="00ED664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8E451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Автоподтверждённые</w:t>
      </w:r>
      <w:proofErr w:type="spellEnd"/>
      <w:r w:rsidRPr="008E451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транзакции</w:t>
      </w:r>
    </w:p>
    <w:p w14:paraId="7515CD67" w14:textId="77777777" w:rsidR="00361CF3" w:rsidRPr="008E4514" w:rsidRDefault="00ED664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неявные транзакции в режиме </w:t>
      </w:r>
      <w:proofErr w:type="spellStart"/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>автоподтверждённых</w:t>
      </w:r>
      <w:proofErr w:type="spellEnd"/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транзакций</w:t>
      </w:r>
    </w:p>
    <w:p w14:paraId="6075D716" w14:textId="77777777" w:rsidR="00361CF3" w:rsidRPr="008E4514" w:rsidRDefault="00ED6642">
      <w:pPr>
        <w:spacing w:after="0" w:line="240" w:lineRule="auto"/>
        <w:ind w:left="360"/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Consolas" w:hAnsi="Times New Roman" w:cs="Times New Roman"/>
          <w:color w:val="0000FF"/>
          <w:sz w:val="24"/>
          <w:szCs w:val="24"/>
          <w:lang w:val="en-US"/>
        </w:rPr>
        <w:t>select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Consolas" w:hAnsi="Times New Roman" w:cs="Times New Roman"/>
          <w:color w:val="808080"/>
          <w:sz w:val="24"/>
          <w:szCs w:val="24"/>
          <w:lang w:val="en-US"/>
        </w:rPr>
        <w:t>*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Consolas" w:hAnsi="Times New Roman" w:cs="Times New Roman"/>
          <w:color w:val="0000FF"/>
          <w:sz w:val="24"/>
          <w:szCs w:val="24"/>
          <w:lang w:val="en-US"/>
        </w:rPr>
        <w:t>from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 xml:space="preserve"> diagnosis</w:t>
      </w:r>
    </w:p>
    <w:p w14:paraId="23C94BC6" w14:textId="77777777" w:rsidR="00361CF3" w:rsidRPr="008E4514" w:rsidRDefault="00ED6642">
      <w:pPr>
        <w:spacing w:after="0" w:line="240" w:lineRule="auto"/>
        <w:ind w:left="360"/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Consolas" w:hAnsi="Times New Roman" w:cs="Times New Roman"/>
          <w:color w:val="0000FF"/>
          <w:sz w:val="24"/>
          <w:szCs w:val="24"/>
          <w:lang w:val="en-US"/>
        </w:rPr>
        <w:t>insert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Consolas" w:hAnsi="Times New Roman" w:cs="Times New Roman"/>
          <w:color w:val="0000FF"/>
          <w:sz w:val="24"/>
          <w:szCs w:val="24"/>
          <w:lang w:val="en-US"/>
        </w:rPr>
        <w:t>into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 xml:space="preserve"> diagnosis </w:t>
      </w:r>
      <w:r w:rsidRPr="008E4514">
        <w:rPr>
          <w:rFonts w:ascii="Times New Roman" w:eastAsia="Consolas" w:hAnsi="Times New Roman" w:cs="Times New Roman"/>
          <w:color w:val="0000FF"/>
          <w:sz w:val="24"/>
          <w:szCs w:val="24"/>
          <w:lang w:val="en-US"/>
        </w:rPr>
        <w:t>values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7C6CAA2A" w14:textId="77777777" w:rsidR="00361CF3" w:rsidRPr="008E4514" w:rsidRDefault="00ED6642">
      <w:pPr>
        <w:spacing w:after="0" w:line="240" w:lineRule="auto"/>
        <w:ind w:left="360"/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Consolas" w:hAnsi="Times New Roman" w:cs="Times New Roman"/>
          <w:color w:val="808080"/>
          <w:sz w:val="24"/>
          <w:szCs w:val="24"/>
          <w:lang w:val="en-US"/>
        </w:rPr>
        <w:t>(</w:t>
      </w:r>
      <w:r w:rsidRPr="008E4514">
        <w:rPr>
          <w:rFonts w:ascii="Times New Roman" w:eastAsia="Consolas" w:hAnsi="Times New Roman" w:cs="Times New Roman"/>
          <w:color w:val="FF0000"/>
          <w:sz w:val="24"/>
          <w:szCs w:val="24"/>
          <w:lang w:val="en-US"/>
        </w:rPr>
        <w:t>'fibroz2'</w:t>
      </w:r>
      <w:r w:rsidRPr="008E4514">
        <w:rPr>
          <w:rFonts w:ascii="Times New Roman" w:eastAsia="Consolas" w:hAnsi="Times New Roman" w:cs="Times New Roman"/>
          <w:color w:val="808080"/>
          <w:sz w:val="24"/>
          <w:szCs w:val="24"/>
          <w:lang w:val="en-US"/>
        </w:rPr>
        <w:t>,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>6</w:t>
      </w:r>
      <w:r w:rsidRPr="008E4514">
        <w:rPr>
          <w:rFonts w:ascii="Times New Roman" w:eastAsia="Consolas" w:hAnsi="Times New Roman" w:cs="Times New Roman"/>
          <w:color w:val="808080"/>
          <w:sz w:val="24"/>
          <w:szCs w:val="24"/>
          <w:lang w:val="en-US"/>
        </w:rPr>
        <w:t>,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>5</w:t>
      </w:r>
      <w:r w:rsidRPr="008E4514">
        <w:rPr>
          <w:rFonts w:ascii="Times New Roman" w:eastAsia="Consolas" w:hAnsi="Times New Roman" w:cs="Times New Roman"/>
          <w:color w:val="808080"/>
          <w:sz w:val="24"/>
          <w:szCs w:val="24"/>
          <w:lang w:val="en-US"/>
        </w:rPr>
        <w:t>)</w:t>
      </w:r>
    </w:p>
    <w:p w14:paraId="6FC91925" w14:textId="77777777" w:rsidR="00361CF3" w:rsidRPr="008E4514" w:rsidRDefault="00ED6642">
      <w:pPr>
        <w:spacing w:after="0" w:line="240" w:lineRule="auto"/>
        <w:ind w:left="360"/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Consolas" w:hAnsi="Times New Roman" w:cs="Times New Roman"/>
          <w:color w:val="0000FF"/>
          <w:sz w:val="24"/>
          <w:szCs w:val="24"/>
          <w:lang w:val="en-US"/>
        </w:rPr>
        <w:t>select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Consolas" w:hAnsi="Times New Roman" w:cs="Times New Roman"/>
          <w:color w:val="FF00FF"/>
          <w:sz w:val="24"/>
          <w:szCs w:val="24"/>
          <w:lang w:val="en-US"/>
        </w:rPr>
        <w:t>@@TRANCOUNT</w:t>
      </w:r>
    </w:p>
    <w:p w14:paraId="10D6A571" w14:textId="77777777" w:rsidR="00361CF3" w:rsidRPr="008E4514" w:rsidRDefault="00361CF3">
      <w:pPr>
        <w:spacing w:after="0" w:line="240" w:lineRule="auto"/>
        <w:ind w:left="360"/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</w:pPr>
    </w:p>
    <w:p w14:paraId="1595A36A" w14:textId="77777777" w:rsidR="00361CF3" w:rsidRPr="008E4514" w:rsidRDefault="00361CF3">
      <w:pPr>
        <w:spacing w:after="0" w:line="240" w:lineRule="auto"/>
        <w:ind w:left="360"/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</w:pPr>
    </w:p>
    <w:p w14:paraId="28AAD84D" w14:textId="77777777" w:rsidR="00361CF3" w:rsidRPr="008E4514" w:rsidRDefault="00ED6642">
      <w:pPr>
        <w:spacing w:after="0" w:line="240" w:lineRule="auto"/>
        <w:ind w:left="360"/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Consolas" w:hAnsi="Times New Roman" w:cs="Times New Roman"/>
          <w:color w:val="0000FF"/>
          <w:sz w:val="24"/>
          <w:szCs w:val="24"/>
          <w:lang w:val="en-US"/>
        </w:rPr>
        <w:t>DELETE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Consolas" w:hAnsi="Times New Roman" w:cs="Times New Roman"/>
          <w:color w:val="0000FF"/>
          <w:sz w:val="24"/>
          <w:szCs w:val="24"/>
          <w:lang w:val="en-US"/>
        </w:rPr>
        <w:t>FROM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 xml:space="preserve"> diagnosis </w:t>
      </w:r>
    </w:p>
    <w:p w14:paraId="3D38BDB1" w14:textId="77777777" w:rsidR="00361CF3" w:rsidRPr="008E4514" w:rsidRDefault="00ED6642">
      <w:pPr>
        <w:spacing w:after="0" w:line="240" w:lineRule="auto"/>
        <w:ind w:left="360"/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Consolas" w:hAnsi="Times New Roman" w:cs="Times New Roman"/>
          <w:color w:val="0000FF"/>
          <w:sz w:val="24"/>
          <w:szCs w:val="24"/>
          <w:lang w:val="en-US"/>
        </w:rPr>
        <w:t>WHERE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 xml:space="preserve"> [</w:t>
      </w:r>
      <w:proofErr w:type="spellStart"/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>id_diagnosis</w:t>
      </w:r>
      <w:proofErr w:type="spellEnd"/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 xml:space="preserve">] </w:t>
      </w:r>
      <w:r w:rsidRPr="008E4514">
        <w:rPr>
          <w:rFonts w:ascii="Times New Roman" w:eastAsia="Consolas" w:hAnsi="Times New Roman" w:cs="Times New Roman"/>
          <w:color w:val="808080"/>
          <w:sz w:val="24"/>
          <w:szCs w:val="24"/>
          <w:lang w:val="en-US"/>
        </w:rPr>
        <w:t>=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>28</w:t>
      </w:r>
    </w:p>
    <w:p w14:paraId="44D20039" w14:textId="77777777" w:rsidR="00361CF3" w:rsidRPr="008E4514" w:rsidRDefault="00ED6642">
      <w:pPr>
        <w:spacing w:after="0" w:line="240" w:lineRule="auto"/>
        <w:ind w:left="360"/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Consolas" w:hAnsi="Times New Roman" w:cs="Times New Roman"/>
          <w:color w:val="0000FF"/>
          <w:sz w:val="24"/>
          <w:szCs w:val="24"/>
          <w:lang w:val="en-US"/>
        </w:rPr>
        <w:t>select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Consolas" w:hAnsi="Times New Roman" w:cs="Times New Roman"/>
          <w:color w:val="FF00FF"/>
          <w:sz w:val="24"/>
          <w:szCs w:val="24"/>
          <w:lang w:val="en-US"/>
        </w:rPr>
        <w:t>@@TRANCOUNT</w:t>
      </w:r>
    </w:p>
    <w:p w14:paraId="475F6B24" w14:textId="77777777" w:rsidR="00361CF3" w:rsidRPr="008E4514" w:rsidRDefault="00ED664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Consolas" w:hAnsi="Times New Roman" w:cs="Times New Roman"/>
          <w:color w:val="0000FF"/>
          <w:sz w:val="24"/>
          <w:szCs w:val="24"/>
          <w:lang w:val="en-US"/>
        </w:rPr>
        <w:t>select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Consolas" w:hAnsi="Times New Roman" w:cs="Times New Roman"/>
          <w:color w:val="808080"/>
          <w:sz w:val="24"/>
          <w:szCs w:val="24"/>
          <w:lang w:val="en-US"/>
        </w:rPr>
        <w:t>*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Consolas" w:hAnsi="Times New Roman" w:cs="Times New Roman"/>
          <w:color w:val="0000FF"/>
          <w:sz w:val="24"/>
          <w:szCs w:val="24"/>
          <w:lang w:val="en-US"/>
        </w:rPr>
        <w:t>from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 xml:space="preserve"> diagnosis</w:t>
      </w:r>
    </w:p>
    <w:p w14:paraId="329E1527" w14:textId="77777777" w:rsidR="00361CF3" w:rsidRPr="008E4514" w:rsidRDefault="00ED664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E45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25D10A" wp14:editId="1FD14127">
            <wp:extent cx="2515666" cy="5468226"/>
            <wp:effectExtent l="0" t="0" r="0" b="0"/>
            <wp:docPr id="4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5666" cy="54682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9E412C" w14:textId="77777777" w:rsidR="00361CF3" w:rsidRPr="008E4514" w:rsidRDefault="00ED664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Каждая операция представляла собой транзакцию </w:t>
      </w:r>
    </w:p>
    <w:p w14:paraId="5337242D" w14:textId="77777777" w:rsidR="00361CF3" w:rsidRPr="008E4514" w:rsidRDefault="00ED664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явные транзакции в режиме </w:t>
      </w:r>
      <w:proofErr w:type="spellStart"/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>автоподтверждённыех</w:t>
      </w:r>
      <w:proofErr w:type="spellEnd"/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>транзакци</w:t>
      </w:r>
      <w:proofErr w:type="spellEnd"/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573C178" w14:textId="77777777" w:rsidR="00361CF3" w:rsidRPr="008E4514" w:rsidRDefault="00ED6642">
      <w:pPr>
        <w:spacing w:after="0" w:line="240" w:lineRule="auto"/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Consolas" w:hAnsi="Times New Roman" w:cs="Times New Roman"/>
          <w:color w:val="0000FF"/>
          <w:sz w:val="24"/>
          <w:szCs w:val="24"/>
          <w:lang w:val="en-US"/>
        </w:rPr>
        <w:t>select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Consolas" w:hAnsi="Times New Roman" w:cs="Times New Roman"/>
          <w:color w:val="FF00FF"/>
          <w:sz w:val="24"/>
          <w:szCs w:val="24"/>
          <w:lang w:val="en-US"/>
        </w:rPr>
        <w:t>@@TRANCOUNT</w:t>
      </w:r>
    </w:p>
    <w:p w14:paraId="44D1DA61" w14:textId="77777777" w:rsidR="00361CF3" w:rsidRPr="008E4514" w:rsidRDefault="00ED6642">
      <w:pPr>
        <w:spacing w:after="0" w:line="240" w:lineRule="auto"/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Consolas" w:hAnsi="Times New Roman" w:cs="Times New Roman"/>
          <w:color w:val="0000FF"/>
          <w:sz w:val="24"/>
          <w:szCs w:val="24"/>
          <w:lang w:val="en-US"/>
        </w:rPr>
        <w:t>BEGIN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Consolas" w:hAnsi="Times New Roman" w:cs="Times New Roman"/>
          <w:color w:val="0000FF"/>
          <w:sz w:val="24"/>
          <w:szCs w:val="24"/>
          <w:lang w:val="en-US"/>
        </w:rPr>
        <w:t>TRANSACTION</w:t>
      </w:r>
    </w:p>
    <w:p w14:paraId="41B3A783" w14:textId="77777777" w:rsidR="00361CF3" w:rsidRPr="008E4514" w:rsidRDefault="00ED6642">
      <w:pPr>
        <w:spacing w:after="0" w:line="240" w:lineRule="auto"/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Consolas" w:hAnsi="Times New Roman" w:cs="Times New Roman"/>
          <w:color w:val="0000FF"/>
          <w:sz w:val="24"/>
          <w:szCs w:val="24"/>
          <w:lang w:val="en-US"/>
        </w:rPr>
        <w:t>select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Consolas" w:hAnsi="Times New Roman" w:cs="Times New Roman"/>
          <w:color w:val="FF00FF"/>
          <w:sz w:val="24"/>
          <w:szCs w:val="24"/>
          <w:lang w:val="en-US"/>
        </w:rPr>
        <w:t>@@TRANCOUNT</w:t>
      </w:r>
    </w:p>
    <w:p w14:paraId="242E1220" w14:textId="77777777" w:rsidR="00361CF3" w:rsidRPr="008E4514" w:rsidRDefault="00361CF3">
      <w:pPr>
        <w:spacing w:after="0" w:line="240" w:lineRule="auto"/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</w:pPr>
    </w:p>
    <w:p w14:paraId="167A1EAF" w14:textId="77777777" w:rsidR="00361CF3" w:rsidRPr="008E4514" w:rsidRDefault="00ED6642">
      <w:pPr>
        <w:spacing w:after="0" w:line="240" w:lineRule="auto"/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Consolas" w:hAnsi="Times New Roman" w:cs="Times New Roman"/>
          <w:color w:val="0000FF"/>
          <w:sz w:val="24"/>
          <w:szCs w:val="24"/>
          <w:lang w:val="en-US"/>
        </w:rPr>
        <w:t>select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Consolas" w:hAnsi="Times New Roman" w:cs="Times New Roman"/>
          <w:color w:val="808080"/>
          <w:sz w:val="24"/>
          <w:szCs w:val="24"/>
          <w:lang w:val="en-US"/>
        </w:rPr>
        <w:t>*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Consolas" w:hAnsi="Times New Roman" w:cs="Times New Roman"/>
          <w:color w:val="0000FF"/>
          <w:sz w:val="24"/>
          <w:szCs w:val="24"/>
          <w:lang w:val="en-US"/>
        </w:rPr>
        <w:t>from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 xml:space="preserve"> diagnosis</w:t>
      </w:r>
    </w:p>
    <w:p w14:paraId="65F7D6DF" w14:textId="77777777" w:rsidR="00361CF3" w:rsidRPr="008E4514" w:rsidRDefault="00ED6642">
      <w:pPr>
        <w:spacing w:after="0" w:line="240" w:lineRule="auto"/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Consolas" w:hAnsi="Times New Roman" w:cs="Times New Roman"/>
          <w:color w:val="0000FF"/>
          <w:sz w:val="24"/>
          <w:szCs w:val="24"/>
          <w:lang w:val="en-US"/>
        </w:rPr>
        <w:t>insert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Consolas" w:hAnsi="Times New Roman" w:cs="Times New Roman"/>
          <w:color w:val="0000FF"/>
          <w:sz w:val="24"/>
          <w:szCs w:val="24"/>
          <w:lang w:val="en-US"/>
        </w:rPr>
        <w:t>into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 xml:space="preserve"> diagnosis </w:t>
      </w:r>
      <w:r w:rsidRPr="008E4514">
        <w:rPr>
          <w:rFonts w:ascii="Times New Roman" w:eastAsia="Consolas" w:hAnsi="Times New Roman" w:cs="Times New Roman"/>
          <w:color w:val="0000FF"/>
          <w:sz w:val="24"/>
          <w:szCs w:val="24"/>
          <w:lang w:val="en-US"/>
        </w:rPr>
        <w:t>values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6FFB04CC" w14:textId="77777777" w:rsidR="00361CF3" w:rsidRPr="008E4514" w:rsidRDefault="00ED6642">
      <w:pPr>
        <w:spacing w:after="0" w:line="240" w:lineRule="auto"/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Consolas" w:hAnsi="Times New Roman" w:cs="Times New Roman"/>
          <w:color w:val="808080"/>
          <w:sz w:val="24"/>
          <w:szCs w:val="24"/>
          <w:lang w:val="en-US"/>
        </w:rPr>
        <w:t>(</w:t>
      </w:r>
      <w:r w:rsidRPr="008E4514">
        <w:rPr>
          <w:rFonts w:ascii="Times New Roman" w:eastAsia="Consolas" w:hAnsi="Times New Roman" w:cs="Times New Roman"/>
          <w:color w:val="FF0000"/>
          <w:sz w:val="24"/>
          <w:szCs w:val="24"/>
          <w:lang w:val="en-US"/>
        </w:rPr>
        <w:t>'rtg'</w:t>
      </w:r>
      <w:r w:rsidRPr="008E4514">
        <w:rPr>
          <w:rFonts w:ascii="Times New Roman" w:eastAsia="Consolas" w:hAnsi="Times New Roman" w:cs="Times New Roman"/>
          <w:color w:val="808080"/>
          <w:sz w:val="24"/>
          <w:szCs w:val="24"/>
          <w:lang w:val="en-US"/>
        </w:rPr>
        <w:t>,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>3</w:t>
      </w:r>
      <w:r w:rsidRPr="008E4514">
        <w:rPr>
          <w:rFonts w:ascii="Times New Roman" w:eastAsia="Consolas" w:hAnsi="Times New Roman" w:cs="Times New Roman"/>
          <w:color w:val="808080"/>
          <w:sz w:val="24"/>
          <w:szCs w:val="24"/>
          <w:lang w:val="en-US"/>
        </w:rPr>
        <w:t>,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>4</w:t>
      </w:r>
      <w:r w:rsidRPr="008E4514">
        <w:rPr>
          <w:rFonts w:ascii="Times New Roman" w:eastAsia="Consolas" w:hAnsi="Times New Roman" w:cs="Times New Roman"/>
          <w:color w:val="808080"/>
          <w:sz w:val="24"/>
          <w:szCs w:val="24"/>
          <w:lang w:val="en-US"/>
        </w:rPr>
        <w:t>)</w:t>
      </w:r>
    </w:p>
    <w:p w14:paraId="0BF3F382" w14:textId="77777777" w:rsidR="00361CF3" w:rsidRPr="008E4514" w:rsidRDefault="00ED6642">
      <w:pPr>
        <w:spacing w:after="0" w:line="240" w:lineRule="auto"/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Consolas" w:hAnsi="Times New Roman" w:cs="Times New Roman"/>
          <w:color w:val="0000FF"/>
          <w:sz w:val="24"/>
          <w:szCs w:val="24"/>
          <w:lang w:val="en-US"/>
        </w:rPr>
        <w:t>select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Consolas" w:hAnsi="Times New Roman" w:cs="Times New Roman"/>
          <w:color w:val="FF00FF"/>
          <w:sz w:val="24"/>
          <w:szCs w:val="24"/>
          <w:lang w:val="en-US"/>
        </w:rPr>
        <w:t>@@TRANCOUNT</w:t>
      </w:r>
    </w:p>
    <w:p w14:paraId="28D17D32" w14:textId="77777777" w:rsidR="00361CF3" w:rsidRPr="008E4514" w:rsidRDefault="00361CF3">
      <w:pPr>
        <w:spacing w:after="0" w:line="240" w:lineRule="auto"/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</w:pPr>
    </w:p>
    <w:p w14:paraId="07BCBF22" w14:textId="77777777" w:rsidR="00361CF3" w:rsidRPr="008E4514" w:rsidRDefault="00361CF3">
      <w:pPr>
        <w:spacing w:after="0" w:line="240" w:lineRule="auto"/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</w:pPr>
    </w:p>
    <w:p w14:paraId="6EFD3844" w14:textId="77777777" w:rsidR="00361CF3" w:rsidRPr="008E4514" w:rsidRDefault="00ED6642">
      <w:pPr>
        <w:spacing w:after="0" w:line="240" w:lineRule="auto"/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Consolas" w:hAnsi="Times New Roman" w:cs="Times New Roman"/>
          <w:color w:val="0000FF"/>
          <w:sz w:val="24"/>
          <w:szCs w:val="24"/>
          <w:lang w:val="en-US"/>
        </w:rPr>
        <w:t>DELETE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Consolas" w:hAnsi="Times New Roman" w:cs="Times New Roman"/>
          <w:color w:val="0000FF"/>
          <w:sz w:val="24"/>
          <w:szCs w:val="24"/>
          <w:lang w:val="en-US"/>
        </w:rPr>
        <w:t>FROM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 xml:space="preserve"> diagnosis </w:t>
      </w:r>
    </w:p>
    <w:p w14:paraId="03647C65" w14:textId="77777777" w:rsidR="00361CF3" w:rsidRPr="008E4514" w:rsidRDefault="00ED6642">
      <w:pPr>
        <w:spacing w:after="0" w:line="240" w:lineRule="auto"/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Consolas" w:hAnsi="Times New Roman" w:cs="Times New Roman"/>
          <w:color w:val="0000FF"/>
          <w:sz w:val="24"/>
          <w:szCs w:val="24"/>
          <w:lang w:val="en-US"/>
        </w:rPr>
        <w:t>WHERE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 xml:space="preserve"> [name] </w:t>
      </w:r>
      <w:r w:rsidRPr="008E4514">
        <w:rPr>
          <w:rFonts w:ascii="Times New Roman" w:eastAsia="Consolas" w:hAnsi="Times New Roman" w:cs="Times New Roman"/>
          <w:color w:val="808080"/>
          <w:sz w:val="24"/>
          <w:szCs w:val="24"/>
          <w:lang w:val="en-US"/>
        </w:rPr>
        <w:t>=</w:t>
      </w:r>
      <w:r w:rsidRPr="008E4514">
        <w:rPr>
          <w:rFonts w:ascii="Times New Roman" w:eastAsia="Consolas" w:hAnsi="Times New Roman" w:cs="Times New Roman"/>
          <w:color w:val="FF0000"/>
          <w:sz w:val="24"/>
          <w:szCs w:val="24"/>
          <w:lang w:val="en-US"/>
        </w:rPr>
        <w:t>'fibroz2'</w:t>
      </w:r>
    </w:p>
    <w:p w14:paraId="4104F38D" w14:textId="77777777" w:rsidR="00361CF3" w:rsidRPr="008E4514" w:rsidRDefault="00ED6642">
      <w:pPr>
        <w:spacing w:after="0" w:line="240" w:lineRule="auto"/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Consolas" w:hAnsi="Times New Roman" w:cs="Times New Roman"/>
          <w:color w:val="0000FF"/>
          <w:sz w:val="24"/>
          <w:szCs w:val="24"/>
          <w:lang w:val="en-US"/>
        </w:rPr>
        <w:t>select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Consolas" w:hAnsi="Times New Roman" w:cs="Times New Roman"/>
          <w:color w:val="FF00FF"/>
          <w:sz w:val="24"/>
          <w:szCs w:val="24"/>
          <w:lang w:val="en-US"/>
        </w:rPr>
        <w:t>@@TRANCOUNT</w:t>
      </w:r>
    </w:p>
    <w:p w14:paraId="76003F49" w14:textId="77777777" w:rsidR="00361CF3" w:rsidRPr="008E4514" w:rsidRDefault="00361CF3">
      <w:pPr>
        <w:spacing w:after="0" w:line="240" w:lineRule="auto"/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</w:pPr>
    </w:p>
    <w:p w14:paraId="0288D646" w14:textId="77777777" w:rsidR="00361CF3" w:rsidRPr="008E4514" w:rsidRDefault="00ED6642">
      <w:pPr>
        <w:spacing w:after="0" w:line="240" w:lineRule="auto"/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</w:pPr>
      <w:r w:rsidRPr="008E4514">
        <w:rPr>
          <w:rFonts w:ascii="Times New Roman" w:eastAsia="Consolas" w:hAnsi="Times New Roman" w:cs="Times New Roman"/>
          <w:color w:val="0000FF"/>
          <w:sz w:val="24"/>
          <w:szCs w:val="24"/>
          <w:lang w:val="en-US"/>
        </w:rPr>
        <w:t>COMMIT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E4514">
        <w:rPr>
          <w:rFonts w:ascii="Times New Roman" w:eastAsia="Consolas" w:hAnsi="Times New Roman" w:cs="Times New Roman"/>
          <w:color w:val="0000FF"/>
          <w:sz w:val="24"/>
          <w:szCs w:val="24"/>
          <w:lang w:val="en-US"/>
        </w:rPr>
        <w:t>TRANSACTION</w:t>
      </w:r>
    </w:p>
    <w:p w14:paraId="5690ED8E" w14:textId="77777777" w:rsidR="00361CF3" w:rsidRPr="008E4514" w:rsidRDefault="00ED6642">
      <w:pPr>
        <w:spacing w:after="0" w:line="240" w:lineRule="auto"/>
        <w:rPr>
          <w:rFonts w:ascii="Times New Roman" w:eastAsia="Consolas" w:hAnsi="Times New Roman" w:cs="Times New Roman"/>
          <w:color w:val="FF00FF"/>
          <w:sz w:val="24"/>
          <w:szCs w:val="24"/>
        </w:rPr>
      </w:pPr>
      <w:r w:rsidRPr="008E4514">
        <w:rPr>
          <w:rFonts w:ascii="Times New Roman" w:eastAsia="Consolas" w:hAnsi="Times New Roman" w:cs="Times New Roman"/>
          <w:color w:val="0000FF"/>
          <w:sz w:val="24"/>
          <w:szCs w:val="24"/>
        </w:rPr>
        <w:t>PRINT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</w:rPr>
        <w:t xml:space="preserve"> </w:t>
      </w:r>
      <w:r w:rsidRPr="008E4514">
        <w:rPr>
          <w:rFonts w:ascii="Times New Roman" w:eastAsia="Consolas" w:hAnsi="Times New Roman" w:cs="Times New Roman"/>
          <w:color w:val="FF00FF"/>
          <w:sz w:val="24"/>
          <w:szCs w:val="24"/>
        </w:rPr>
        <w:t>@@TRANCOUNT</w:t>
      </w:r>
    </w:p>
    <w:p w14:paraId="10F64E49" w14:textId="77777777" w:rsidR="00361CF3" w:rsidRPr="008E4514" w:rsidRDefault="00ED6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E4514">
        <w:rPr>
          <w:rFonts w:ascii="Times New Roman" w:eastAsia="Consolas" w:hAnsi="Times New Roman" w:cs="Times New Roman"/>
          <w:color w:val="0000FF"/>
          <w:sz w:val="24"/>
          <w:szCs w:val="24"/>
        </w:rPr>
        <w:t>select</w:t>
      </w:r>
      <w:proofErr w:type="spellEnd"/>
      <w:r w:rsidRPr="008E4514">
        <w:rPr>
          <w:rFonts w:ascii="Times New Roman" w:eastAsia="Consolas" w:hAnsi="Times New Roman" w:cs="Times New Roman"/>
          <w:color w:val="000000"/>
          <w:sz w:val="24"/>
          <w:szCs w:val="24"/>
        </w:rPr>
        <w:t xml:space="preserve"> </w:t>
      </w:r>
      <w:r w:rsidRPr="008E4514">
        <w:rPr>
          <w:rFonts w:ascii="Times New Roman" w:eastAsia="Consolas" w:hAnsi="Times New Roman" w:cs="Times New Roman"/>
          <w:color w:val="808080"/>
          <w:sz w:val="24"/>
          <w:szCs w:val="24"/>
        </w:rPr>
        <w:t>*</w:t>
      </w:r>
      <w:r w:rsidRPr="008E4514">
        <w:rPr>
          <w:rFonts w:ascii="Times New Roman" w:eastAsia="Consola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E4514">
        <w:rPr>
          <w:rFonts w:ascii="Times New Roman" w:eastAsia="Consolas" w:hAnsi="Times New Roman" w:cs="Times New Roman"/>
          <w:color w:val="0000FF"/>
          <w:sz w:val="24"/>
          <w:szCs w:val="24"/>
        </w:rPr>
        <w:t>from</w:t>
      </w:r>
      <w:proofErr w:type="spellEnd"/>
      <w:r w:rsidRPr="008E4514">
        <w:rPr>
          <w:rFonts w:ascii="Times New Roman" w:eastAsia="Consola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E4514">
        <w:rPr>
          <w:rFonts w:ascii="Times New Roman" w:eastAsia="Consolas" w:hAnsi="Times New Roman" w:cs="Times New Roman"/>
          <w:color w:val="000000"/>
          <w:sz w:val="24"/>
          <w:szCs w:val="24"/>
        </w:rPr>
        <w:t>diagnosis</w:t>
      </w:r>
      <w:proofErr w:type="spellEnd"/>
      <w:r w:rsidRPr="008E451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260E00" w14:textId="77777777" w:rsidR="00361CF3" w:rsidRPr="008E4514" w:rsidRDefault="00361CF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F3FAC7" w14:textId="77777777" w:rsidR="00361CF3" w:rsidRPr="008E4514" w:rsidRDefault="00ED6642">
      <w:pPr>
        <w:spacing w:after="0" w:line="240" w:lineRule="auto"/>
        <w:rPr>
          <w:rFonts w:ascii="Times New Roman" w:eastAsia="Consolas" w:hAnsi="Times New Roman" w:cs="Times New Roman"/>
          <w:color w:val="000000"/>
          <w:sz w:val="24"/>
          <w:szCs w:val="24"/>
        </w:rPr>
      </w:pPr>
      <w:r w:rsidRPr="008E45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BD4AD0" wp14:editId="2DEBD8A4">
            <wp:extent cx="5588367" cy="5772498"/>
            <wp:effectExtent l="0" t="0" r="0" b="0"/>
            <wp:docPr id="4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8367" cy="57724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E889E5" w14:textId="77777777" w:rsidR="00361CF3" w:rsidRPr="008E4514" w:rsidRDefault="00361CF3">
      <w:pPr>
        <w:spacing w:after="0" w:line="240" w:lineRule="auto"/>
        <w:rPr>
          <w:rFonts w:ascii="Times New Roman" w:eastAsia="Consolas" w:hAnsi="Times New Roman" w:cs="Times New Roman"/>
          <w:color w:val="000000"/>
          <w:sz w:val="24"/>
          <w:szCs w:val="24"/>
        </w:rPr>
      </w:pPr>
    </w:p>
    <w:p w14:paraId="17FEFBB9" w14:textId="77777777" w:rsidR="00361CF3" w:rsidRPr="008E4514" w:rsidRDefault="00ED6642">
      <w:pPr>
        <w:spacing w:after="0" w:line="240" w:lineRule="auto"/>
        <w:rPr>
          <w:rFonts w:ascii="Times New Roman" w:eastAsia="Consolas" w:hAnsi="Times New Roman" w:cs="Times New Roman"/>
          <w:color w:val="000000"/>
          <w:sz w:val="24"/>
          <w:szCs w:val="24"/>
        </w:rPr>
      </w:pPr>
      <w:r w:rsidRPr="008E4514">
        <w:rPr>
          <w:rFonts w:ascii="Times New Roman" w:hAnsi="Times New Roman" w:cs="Times New Roman"/>
          <w:color w:val="000000"/>
          <w:sz w:val="24"/>
          <w:szCs w:val="24"/>
        </w:rPr>
        <w:t>работает аналогично явным транзакция в режиме явных транзакций</w:t>
      </w:r>
    </w:p>
    <w:p w14:paraId="2C0BA07B" w14:textId="77777777" w:rsidR="00361CF3" w:rsidRPr="008E4514" w:rsidRDefault="00361CF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1851F8" w14:textId="77777777" w:rsidR="00361CF3" w:rsidRPr="008E4514" w:rsidRDefault="00ED664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E451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Создать несколько подключений и наглядно продемонстрировать на них разницу между различными уровнями изолированности транзакций (5 уровней).</w:t>
      </w:r>
    </w:p>
    <w:p w14:paraId="210D7548" w14:textId="77777777" w:rsidR="00361CF3" w:rsidRPr="008E4514" w:rsidRDefault="00ED664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E451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1)</w:t>
      </w:r>
    </w:p>
    <w:p w14:paraId="1C590AFF" w14:textId="77777777" w:rsidR="00361CF3" w:rsidRPr="008E4514" w:rsidRDefault="00ED664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E4514">
        <w:rPr>
          <w:rFonts w:ascii="Times New Roman" w:eastAsia="Times New Roman" w:hAnsi="Times New Roman" w:cs="Times New Roman"/>
          <w:b/>
          <w:sz w:val="24"/>
          <w:szCs w:val="24"/>
        </w:rPr>
        <w:t xml:space="preserve">До </w:t>
      </w:r>
    </w:p>
    <w:p w14:paraId="1F07A930" w14:textId="77777777" w:rsidR="00361CF3" w:rsidRPr="008E4514" w:rsidRDefault="00ED664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E451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F25408" w14:textId="77777777" w:rsidR="00361CF3" w:rsidRPr="008E4514" w:rsidRDefault="00ED664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E451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8E763A" w14:textId="77777777" w:rsidR="00361CF3" w:rsidRPr="008E4514" w:rsidRDefault="00ED664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E4514">
        <w:rPr>
          <w:rFonts w:ascii="Times New Roman" w:hAnsi="Times New Roman" w:cs="Times New Roman"/>
          <w:sz w:val="24"/>
          <w:szCs w:val="24"/>
        </w:rPr>
        <w:t xml:space="preserve"> </w:t>
      </w:r>
      <w:r w:rsidRPr="008E451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BE2E591" wp14:editId="5A8DCB48">
            <wp:extent cx="2971800" cy="2514600"/>
            <wp:effectExtent l="0" t="0" r="0" b="0"/>
            <wp:docPr id="2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5A2ED7" w14:textId="77777777" w:rsidR="00361CF3" w:rsidRPr="008E4514" w:rsidRDefault="00ED664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E451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CBC80AC" wp14:editId="36A0EF19">
            <wp:extent cx="4772025" cy="1885950"/>
            <wp:effectExtent l="0" t="0" r="0" b="0"/>
            <wp:docPr id="4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88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C3C88C" w14:textId="77777777" w:rsidR="00361CF3" w:rsidRPr="008E4514" w:rsidRDefault="00ED664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E451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70156CA" wp14:editId="696B72E0">
            <wp:extent cx="5191125" cy="2457450"/>
            <wp:effectExtent l="0" t="0" r="0" b="0"/>
            <wp:docPr id="2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5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F1768D" w14:textId="1FD0CE40" w:rsidR="00361CF3" w:rsidRPr="008E4514" w:rsidRDefault="00ED664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E4514">
        <w:rPr>
          <w:rFonts w:ascii="Times New Roman" w:hAnsi="Times New Roman" w:cs="Times New Roman"/>
          <w:sz w:val="24"/>
          <w:szCs w:val="24"/>
        </w:rPr>
        <w:lastRenderedPageBreak/>
        <w:t xml:space="preserve">попытались выполнить </w:t>
      </w:r>
      <w:proofErr w:type="spellStart"/>
      <w:r w:rsidRPr="008E4514">
        <w:rPr>
          <w:rFonts w:ascii="Times New Roman" w:hAnsi="Times New Roman" w:cs="Times New Roman"/>
          <w:sz w:val="24"/>
          <w:szCs w:val="24"/>
        </w:rPr>
        <w:t>lost</w:t>
      </w:r>
      <w:proofErr w:type="spellEnd"/>
      <w:r w:rsidRPr="008E45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4514">
        <w:rPr>
          <w:rFonts w:ascii="Times New Roman" w:hAnsi="Times New Roman" w:cs="Times New Roman"/>
          <w:sz w:val="24"/>
          <w:szCs w:val="24"/>
        </w:rPr>
        <w:t>update</w:t>
      </w:r>
      <w:proofErr w:type="spellEnd"/>
      <w:r w:rsidRPr="008E4514">
        <w:rPr>
          <w:rFonts w:ascii="Times New Roman" w:hAnsi="Times New Roman" w:cs="Times New Roman"/>
          <w:sz w:val="24"/>
          <w:szCs w:val="24"/>
        </w:rPr>
        <w:t xml:space="preserve"> - но </w:t>
      </w:r>
      <w:proofErr w:type="spellStart"/>
      <w:r w:rsidRPr="008E4514">
        <w:rPr>
          <w:rFonts w:ascii="Times New Roman" w:hAnsi="Times New Roman" w:cs="Times New Roman"/>
          <w:sz w:val="24"/>
          <w:szCs w:val="24"/>
        </w:rPr>
        <w:t>бд</w:t>
      </w:r>
      <w:proofErr w:type="spellEnd"/>
      <w:r w:rsidRPr="008E4514">
        <w:rPr>
          <w:rFonts w:ascii="Times New Roman" w:hAnsi="Times New Roman" w:cs="Times New Roman"/>
          <w:sz w:val="24"/>
          <w:szCs w:val="24"/>
        </w:rPr>
        <w:t xml:space="preserve"> нам не </w:t>
      </w:r>
      <w:proofErr w:type="gramStart"/>
      <w:r w:rsidRPr="008E4514">
        <w:rPr>
          <w:rFonts w:ascii="Times New Roman" w:hAnsi="Times New Roman" w:cs="Times New Roman"/>
          <w:sz w:val="24"/>
          <w:szCs w:val="24"/>
        </w:rPr>
        <w:t>позволила  (</w:t>
      </w:r>
      <w:proofErr w:type="gramEnd"/>
      <w:r w:rsidRPr="008E4514">
        <w:rPr>
          <w:rFonts w:ascii="Times New Roman" w:hAnsi="Times New Roman" w:cs="Times New Roman"/>
          <w:sz w:val="24"/>
          <w:szCs w:val="24"/>
        </w:rPr>
        <w:t xml:space="preserve"> пока не будет </w:t>
      </w:r>
      <w:proofErr w:type="spellStart"/>
      <w:r w:rsidRPr="008E4514">
        <w:rPr>
          <w:rFonts w:ascii="Times New Roman" w:hAnsi="Times New Roman" w:cs="Times New Roman"/>
          <w:sz w:val="24"/>
          <w:szCs w:val="24"/>
        </w:rPr>
        <w:t>закоммичена</w:t>
      </w:r>
      <w:proofErr w:type="spellEnd"/>
      <w:r w:rsidRPr="008E4514">
        <w:rPr>
          <w:rFonts w:ascii="Times New Roman" w:hAnsi="Times New Roman" w:cs="Times New Roman"/>
          <w:sz w:val="24"/>
          <w:szCs w:val="24"/>
        </w:rPr>
        <w:t xml:space="preserve"> 1 транзакц</w:t>
      </w:r>
      <w:r w:rsidRPr="008E4514">
        <w:rPr>
          <w:rFonts w:ascii="Times New Roman" w:hAnsi="Times New Roman" w:cs="Times New Roman"/>
          <w:sz w:val="24"/>
          <w:szCs w:val="24"/>
        </w:rPr>
        <w:t xml:space="preserve">ия) </w:t>
      </w:r>
      <w:r w:rsidR="008E4514" w:rsidRPr="008E4514">
        <w:rPr>
          <w:rFonts w:ascii="Times New Roman" w:hAnsi="Times New Roman" w:cs="Times New Roman"/>
          <w:sz w:val="24"/>
          <w:szCs w:val="24"/>
        </w:rPr>
        <w:t xml:space="preserve"> - на всех уровнях изоляции запрещен </w:t>
      </w:r>
      <w:r w:rsidR="008E4514" w:rsidRPr="008E4514">
        <w:rPr>
          <w:rFonts w:ascii="Times New Roman" w:hAnsi="Times New Roman" w:cs="Times New Roman"/>
          <w:sz w:val="24"/>
          <w:szCs w:val="24"/>
          <w:lang w:val="en-US"/>
        </w:rPr>
        <w:t>lost</w:t>
      </w:r>
      <w:r w:rsidR="008E4514" w:rsidRPr="008E4514">
        <w:rPr>
          <w:rFonts w:ascii="Times New Roman" w:hAnsi="Times New Roman" w:cs="Times New Roman"/>
          <w:sz w:val="24"/>
          <w:szCs w:val="24"/>
        </w:rPr>
        <w:t xml:space="preserve"> </w:t>
      </w:r>
      <w:r w:rsidR="008E4514" w:rsidRPr="008E4514">
        <w:rPr>
          <w:rFonts w:ascii="Times New Roman" w:hAnsi="Times New Roman" w:cs="Times New Roman"/>
          <w:sz w:val="24"/>
          <w:szCs w:val="24"/>
          <w:lang w:val="en-US"/>
        </w:rPr>
        <w:t>update</w:t>
      </w:r>
    </w:p>
    <w:p w14:paraId="4B5DFB4E" w14:textId="3E538FAB" w:rsidR="00361CF3" w:rsidRDefault="00ED664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E4514">
        <w:rPr>
          <w:rFonts w:ascii="Times New Roman" w:hAnsi="Times New Roman" w:cs="Times New Roman"/>
          <w:b/>
          <w:bCs/>
          <w:sz w:val="24"/>
          <w:szCs w:val="24"/>
        </w:rPr>
        <w:t>2)</w:t>
      </w:r>
      <w:r w:rsidRPr="008E4514">
        <w:rPr>
          <w:rFonts w:ascii="Times New Roman" w:hAnsi="Times New Roman" w:cs="Times New Roman"/>
          <w:sz w:val="24"/>
          <w:szCs w:val="24"/>
        </w:rPr>
        <w:t xml:space="preserve"> </w:t>
      </w:r>
      <w:r w:rsidRPr="008E4514">
        <w:rPr>
          <w:rFonts w:ascii="Times New Roman" w:hAnsi="Times New Roman" w:cs="Times New Roman"/>
          <w:sz w:val="24"/>
          <w:szCs w:val="24"/>
        </w:rPr>
        <w:t>отличи</w:t>
      </w:r>
      <w:r w:rsidRPr="008E4514">
        <w:rPr>
          <w:rFonts w:ascii="Times New Roman" w:hAnsi="Times New Roman" w:cs="Times New Roman"/>
          <w:sz w:val="24"/>
          <w:szCs w:val="24"/>
        </w:rPr>
        <w:t xml:space="preserve"> </w:t>
      </w:r>
      <w:r w:rsidRPr="008E4514">
        <w:rPr>
          <w:rFonts w:ascii="Times New Roman" w:hAnsi="Times New Roman" w:cs="Times New Roman"/>
          <w:sz w:val="24"/>
          <w:szCs w:val="24"/>
          <w:lang w:val="en-US"/>
        </w:rPr>
        <w:t>uncommitted</w:t>
      </w:r>
      <w:r w:rsidRPr="008E4514">
        <w:rPr>
          <w:rFonts w:ascii="Times New Roman" w:hAnsi="Times New Roman" w:cs="Times New Roman"/>
          <w:sz w:val="24"/>
          <w:szCs w:val="24"/>
        </w:rPr>
        <w:t xml:space="preserve"> </w:t>
      </w:r>
      <w:r w:rsidRPr="008E4514">
        <w:rPr>
          <w:rFonts w:ascii="Times New Roman" w:hAnsi="Times New Roman" w:cs="Times New Roman"/>
          <w:sz w:val="24"/>
          <w:szCs w:val="24"/>
        </w:rPr>
        <w:t>от</w:t>
      </w:r>
      <w:r w:rsidRPr="008E4514">
        <w:rPr>
          <w:rFonts w:ascii="Times New Roman" w:hAnsi="Times New Roman" w:cs="Times New Roman"/>
          <w:sz w:val="24"/>
          <w:szCs w:val="24"/>
        </w:rPr>
        <w:t xml:space="preserve"> </w:t>
      </w:r>
      <w:r w:rsidRPr="008E4514">
        <w:rPr>
          <w:rFonts w:ascii="Times New Roman" w:hAnsi="Times New Roman" w:cs="Times New Roman"/>
          <w:sz w:val="24"/>
          <w:szCs w:val="24"/>
          <w:lang w:val="en-US"/>
        </w:rPr>
        <w:t>committed</w:t>
      </w:r>
      <w:r w:rsidRPr="008E451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E4514">
        <w:rPr>
          <w:rFonts w:ascii="Times New Roman" w:hAnsi="Times New Roman" w:cs="Times New Roman"/>
          <w:sz w:val="24"/>
          <w:szCs w:val="24"/>
        </w:rPr>
        <w:t xml:space="preserve">( </w:t>
      </w:r>
      <w:r w:rsidRPr="008E4514">
        <w:rPr>
          <w:rFonts w:ascii="Times New Roman" w:hAnsi="Times New Roman" w:cs="Times New Roman"/>
          <w:sz w:val="24"/>
          <w:szCs w:val="24"/>
        </w:rPr>
        <w:t>на</w:t>
      </w:r>
      <w:proofErr w:type="gramEnd"/>
      <w:r w:rsidRPr="008E4514">
        <w:rPr>
          <w:rFonts w:ascii="Times New Roman" w:hAnsi="Times New Roman" w:cs="Times New Roman"/>
          <w:sz w:val="24"/>
          <w:szCs w:val="24"/>
        </w:rPr>
        <w:t xml:space="preserve"> </w:t>
      </w:r>
      <w:r w:rsidRPr="008E4514">
        <w:rPr>
          <w:rFonts w:ascii="Times New Roman" w:hAnsi="Times New Roman" w:cs="Times New Roman"/>
          <w:sz w:val="24"/>
          <w:szCs w:val="24"/>
          <w:lang w:val="en-US"/>
        </w:rPr>
        <w:t>committed</w:t>
      </w:r>
      <w:r w:rsidRPr="008E4514">
        <w:rPr>
          <w:rFonts w:ascii="Times New Roman" w:hAnsi="Times New Roman" w:cs="Times New Roman"/>
          <w:sz w:val="24"/>
          <w:szCs w:val="24"/>
        </w:rPr>
        <w:t xml:space="preserve"> </w:t>
      </w:r>
      <w:r w:rsidRPr="008E4514">
        <w:rPr>
          <w:rFonts w:ascii="Times New Roman" w:hAnsi="Times New Roman" w:cs="Times New Roman"/>
          <w:sz w:val="24"/>
          <w:szCs w:val="24"/>
        </w:rPr>
        <w:t>запрещено</w:t>
      </w:r>
      <w:r w:rsidRPr="008E4514">
        <w:rPr>
          <w:rFonts w:ascii="Times New Roman" w:hAnsi="Times New Roman" w:cs="Times New Roman"/>
          <w:sz w:val="24"/>
          <w:szCs w:val="24"/>
        </w:rPr>
        <w:t xml:space="preserve"> </w:t>
      </w:r>
      <w:r w:rsidR="008E4514" w:rsidRPr="008E4514">
        <w:rPr>
          <w:rFonts w:ascii="Times New Roman" w:hAnsi="Times New Roman" w:cs="Times New Roman"/>
          <w:sz w:val="24"/>
          <w:szCs w:val="24"/>
        </w:rPr>
        <w:t>“грязное чтение”)</w:t>
      </w:r>
    </w:p>
    <w:p w14:paraId="26BB5FA0" w14:textId="47290385" w:rsidR="008E4514" w:rsidRPr="008E4514" w:rsidRDefault="008E451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Данные до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F7EB161" w14:textId="77777777" w:rsidR="00361CF3" w:rsidRPr="008E4514" w:rsidRDefault="00ED664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E451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A22E001" wp14:editId="06F85E08">
            <wp:extent cx="2628900" cy="1400175"/>
            <wp:effectExtent l="0" t="0" r="0" b="0"/>
            <wp:docPr id="4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0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67D278" w14:textId="6F56830D" w:rsidR="00361CF3" w:rsidRDefault="00ED664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E4514">
        <w:rPr>
          <w:rFonts w:ascii="Times New Roman" w:hAnsi="Times New Roman" w:cs="Times New Roman"/>
          <w:sz w:val="24"/>
          <w:szCs w:val="24"/>
        </w:rPr>
        <w:t xml:space="preserve">1 транзакция </w:t>
      </w:r>
    </w:p>
    <w:p w14:paraId="6B5F95F2" w14:textId="77777777" w:rsidR="00A43962" w:rsidRPr="00A43962" w:rsidRDefault="00A43962" w:rsidP="00A43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3962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A43962">
        <w:rPr>
          <w:rFonts w:ascii="Consolas" w:hAnsi="Consolas" w:cs="Consolas"/>
          <w:color w:val="000000"/>
          <w:sz w:val="19"/>
          <w:szCs w:val="19"/>
          <w:lang w:val="en-US"/>
        </w:rPr>
        <w:t xml:space="preserve"> diagnosis </w:t>
      </w:r>
      <w:r w:rsidRPr="00A4396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A439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3962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A439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396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439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3962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A43962">
        <w:rPr>
          <w:rFonts w:ascii="Consolas" w:hAnsi="Consolas" w:cs="Consolas"/>
          <w:color w:val="FF0000"/>
          <w:sz w:val="19"/>
          <w:szCs w:val="19"/>
          <w:lang w:val="en-US"/>
        </w:rPr>
        <w:t>JavaScriptizm</w:t>
      </w:r>
      <w:proofErr w:type="spellEnd"/>
      <w:r w:rsidRPr="00A43962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A439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3962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A439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43962">
        <w:rPr>
          <w:rFonts w:ascii="Consolas" w:hAnsi="Consolas" w:cs="Consolas"/>
          <w:color w:val="000000"/>
          <w:sz w:val="19"/>
          <w:szCs w:val="19"/>
          <w:lang w:val="en-US"/>
        </w:rPr>
        <w:t>id_diagnosis</w:t>
      </w:r>
      <w:proofErr w:type="spellEnd"/>
      <w:r w:rsidRPr="00A439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396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43962">
        <w:rPr>
          <w:rFonts w:ascii="Consolas" w:hAnsi="Consolas" w:cs="Consolas"/>
          <w:color w:val="000000"/>
          <w:sz w:val="19"/>
          <w:szCs w:val="19"/>
          <w:lang w:val="en-US"/>
        </w:rPr>
        <w:t xml:space="preserve"> 30</w:t>
      </w:r>
    </w:p>
    <w:p w14:paraId="4D0852E9" w14:textId="77777777" w:rsidR="00A43962" w:rsidRDefault="00A43962" w:rsidP="00A43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diagnosis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4EE6CA0" w14:textId="536180FF" w:rsidR="00A43962" w:rsidRPr="008E4514" w:rsidRDefault="00A43962" w:rsidP="00A4396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@@TRANCOUNT</w:t>
      </w:r>
    </w:p>
    <w:p w14:paraId="13B70564" w14:textId="77777777" w:rsidR="00A43962" w:rsidRDefault="00A4396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C0225BA" w14:textId="24455ABF" w:rsidR="00361CF3" w:rsidRPr="008E4514" w:rsidRDefault="00ED664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E451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13C2051" wp14:editId="45AF8C48">
            <wp:extent cx="3789502" cy="3287395"/>
            <wp:effectExtent l="0" t="0" r="1905" b="8255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 rotWithShape="1">
                    <a:blip r:embed="rId22"/>
                    <a:srcRect t="15312"/>
                    <a:stretch/>
                  </pic:blipFill>
                  <pic:spPr bwMode="auto">
                    <a:xfrm>
                      <a:off x="0" y="0"/>
                      <a:ext cx="3789998" cy="328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E2C21" w14:textId="295645BC" w:rsidR="00361CF3" w:rsidRDefault="00ED664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E45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F66A6BC" wp14:editId="00176B11">
            <wp:extent cx="3914775" cy="4095750"/>
            <wp:effectExtent l="0" t="0" r="0" b="0"/>
            <wp:docPr id="3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09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BE0BAB" w14:textId="555C838D" w:rsidR="00A43962" w:rsidRPr="00A43962" w:rsidRDefault="00A4396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Сейчас были прочитаны данные, которые не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закоммитчены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транзакции и их можем отменить</w:t>
      </w:r>
    </w:p>
    <w:p w14:paraId="429FECD8" w14:textId="03E7A583" w:rsidR="00361CF3" w:rsidRPr="008E4514" w:rsidRDefault="00ED664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E4514">
        <w:rPr>
          <w:rFonts w:ascii="Times New Roman" w:hAnsi="Times New Roman" w:cs="Times New Roman"/>
          <w:sz w:val="24"/>
          <w:szCs w:val="24"/>
        </w:rPr>
        <w:t xml:space="preserve">отменим </w:t>
      </w:r>
      <w:r w:rsidR="00A43962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="00A43962">
        <w:rPr>
          <w:rFonts w:ascii="Times New Roman" w:hAnsi="Times New Roman" w:cs="Times New Roman"/>
          <w:sz w:val="24"/>
          <w:szCs w:val="24"/>
        </w:rPr>
        <w:t>транзак</w:t>
      </w:r>
      <w:proofErr w:type="spellEnd"/>
    </w:p>
    <w:p w14:paraId="0C4DE1CE" w14:textId="77777777" w:rsidR="00361CF3" w:rsidRPr="008E4514" w:rsidRDefault="00ED664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E451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D732CD1" wp14:editId="668B05E6">
            <wp:extent cx="4962525" cy="1790700"/>
            <wp:effectExtent l="0" t="0" r="0" b="0"/>
            <wp:docPr id="2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DC4C51" w14:textId="68C5575F" w:rsidR="00361CF3" w:rsidRDefault="00ED664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E45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E6E23F7" wp14:editId="6266ABA5">
            <wp:extent cx="2771775" cy="3886200"/>
            <wp:effectExtent l="0" t="0" r="0" b="0"/>
            <wp:docPr id="2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B5CDF8" w14:textId="7771E84F" w:rsidR="00A43962" w:rsidRPr="008E4514" w:rsidRDefault="00A4396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 теперь выходит, что были взяты </w:t>
      </w:r>
      <w:proofErr w:type="gramStart"/>
      <w:r>
        <w:rPr>
          <w:rFonts w:ascii="Times New Roman" w:hAnsi="Times New Roman" w:cs="Times New Roman"/>
          <w:sz w:val="24"/>
          <w:szCs w:val="24"/>
        </w:rPr>
        <w:t>данные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которых не существует.</w:t>
      </w:r>
    </w:p>
    <w:p w14:paraId="786886E7" w14:textId="77777777" w:rsidR="00361CF3" w:rsidRPr="008E4514" w:rsidRDefault="00361CF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D0C570F" w14:textId="77777777" w:rsidR="00361CF3" w:rsidRPr="008E4514" w:rsidRDefault="00ED664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E4514">
        <w:rPr>
          <w:rFonts w:ascii="Times New Roman" w:hAnsi="Times New Roman" w:cs="Times New Roman"/>
          <w:sz w:val="24"/>
          <w:szCs w:val="24"/>
        </w:rPr>
        <w:t xml:space="preserve">теперь включи </w:t>
      </w:r>
      <w:proofErr w:type="spellStart"/>
      <w:r w:rsidRPr="008E4514">
        <w:rPr>
          <w:rFonts w:ascii="Times New Roman" w:hAnsi="Times New Roman" w:cs="Times New Roman"/>
          <w:sz w:val="24"/>
          <w:szCs w:val="24"/>
        </w:rPr>
        <w:t>commited</w:t>
      </w:r>
      <w:proofErr w:type="spellEnd"/>
      <w:r w:rsidRPr="008E451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74C021" w14:textId="77777777" w:rsidR="00361CF3" w:rsidRPr="008E4514" w:rsidRDefault="00ED664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E451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7D3CEF5" wp14:editId="33B743B4">
            <wp:extent cx="5076825" cy="3343275"/>
            <wp:effectExtent l="0" t="0" r="0" b="0"/>
            <wp:docPr id="2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FB781F" w14:textId="77777777" w:rsidR="00361CF3" w:rsidRPr="008E4514" w:rsidRDefault="00ED664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E45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8AD1ACC" wp14:editId="43E9C5BF">
            <wp:extent cx="3000375" cy="4076700"/>
            <wp:effectExtent l="0" t="0" r="0" b="0"/>
            <wp:docPr id="2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3C17B3" w14:textId="77777777" w:rsidR="00361CF3" w:rsidRPr="008E4514" w:rsidRDefault="00ED664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E4514">
        <w:rPr>
          <w:rFonts w:ascii="Times New Roman" w:hAnsi="Times New Roman" w:cs="Times New Roman"/>
          <w:sz w:val="24"/>
          <w:szCs w:val="24"/>
        </w:rPr>
        <w:t xml:space="preserve">теперь данные прочитаны правильно </w:t>
      </w:r>
      <w:proofErr w:type="gramStart"/>
      <w:r w:rsidRPr="008E4514">
        <w:rPr>
          <w:rFonts w:ascii="Times New Roman" w:hAnsi="Times New Roman" w:cs="Times New Roman"/>
          <w:sz w:val="24"/>
          <w:szCs w:val="24"/>
        </w:rPr>
        <w:t>( данные</w:t>
      </w:r>
      <w:proofErr w:type="gramEnd"/>
      <w:r w:rsidRPr="008E4514">
        <w:rPr>
          <w:rFonts w:ascii="Times New Roman" w:hAnsi="Times New Roman" w:cs="Times New Roman"/>
          <w:sz w:val="24"/>
          <w:szCs w:val="24"/>
        </w:rPr>
        <w:t xml:space="preserve"> до начало 1 транзакции)</w:t>
      </w:r>
    </w:p>
    <w:p w14:paraId="50661115" w14:textId="77777777" w:rsidR="00361CF3" w:rsidRPr="008E4514" w:rsidRDefault="00361CF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6AA3169" w14:textId="77777777" w:rsidR="00361CF3" w:rsidRPr="008E4514" w:rsidRDefault="00361CF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A3680BA" w14:textId="77777777" w:rsidR="00361CF3" w:rsidRPr="008E4514" w:rsidRDefault="00361CF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7F55BE1" w14:textId="77777777" w:rsidR="00361CF3" w:rsidRPr="008E4514" w:rsidRDefault="00361CF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AD28767" w14:textId="2AFACB65" w:rsidR="00361CF3" w:rsidRPr="00A43962" w:rsidRDefault="00ED6642" w:rsidP="00A43962">
      <w:pPr>
        <w:pStyle w:val="a4"/>
        <w:numPr>
          <w:ilvl w:val="0"/>
          <w:numId w:val="1"/>
        </w:numPr>
        <w:spacing w:before="240" w:after="240"/>
        <w:jc w:val="both"/>
        <w:rPr>
          <w:rFonts w:ascii="Times New Roman" w:eastAsia="Courier New" w:hAnsi="Times New Roman" w:cs="Times New Roman"/>
          <w:b/>
          <w:bCs/>
          <w:sz w:val="24"/>
          <w:szCs w:val="24"/>
        </w:rPr>
      </w:pPr>
      <w:proofErr w:type="spellStart"/>
      <w:r w:rsidRPr="00A43962">
        <w:rPr>
          <w:rFonts w:ascii="Times New Roman" w:eastAsia="Courier New" w:hAnsi="Times New Roman" w:cs="Times New Roman"/>
          <w:b/>
          <w:bCs/>
          <w:sz w:val="24"/>
          <w:szCs w:val="24"/>
        </w:rPr>
        <w:t>Nonrepeatable</w:t>
      </w:r>
      <w:proofErr w:type="spellEnd"/>
      <w:r w:rsidRPr="00A43962">
        <w:rPr>
          <w:rFonts w:ascii="Times New Roman" w:eastAsia="Courier New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43962">
        <w:rPr>
          <w:rFonts w:ascii="Times New Roman" w:eastAsia="Courier New" w:hAnsi="Times New Roman" w:cs="Times New Roman"/>
          <w:b/>
          <w:bCs/>
          <w:sz w:val="24"/>
          <w:szCs w:val="24"/>
        </w:rPr>
        <w:t>reads</w:t>
      </w:r>
      <w:proofErr w:type="spellEnd"/>
    </w:p>
    <w:p w14:paraId="39A14AE4" w14:textId="77777777" w:rsidR="00361CF3" w:rsidRPr="008E4514" w:rsidRDefault="00ED6642">
      <w:pPr>
        <w:spacing w:before="240" w:after="240"/>
        <w:jc w:val="both"/>
        <w:rPr>
          <w:rFonts w:ascii="Times New Roman" w:eastAsia="Courier New" w:hAnsi="Times New Roman" w:cs="Times New Roman"/>
          <w:sz w:val="24"/>
          <w:szCs w:val="24"/>
        </w:rPr>
      </w:pPr>
      <w:r w:rsidRPr="008E4514">
        <w:rPr>
          <w:rFonts w:ascii="Times New Roman" w:eastAsia="Courier New" w:hAnsi="Times New Roman" w:cs="Times New Roman"/>
          <w:sz w:val="24"/>
          <w:szCs w:val="24"/>
        </w:rPr>
        <w:t>Транзакцией 1 считываем</w:t>
      </w:r>
    </w:p>
    <w:p w14:paraId="7BC2E9D0" w14:textId="77777777" w:rsidR="00361CF3" w:rsidRPr="008E4514" w:rsidRDefault="00ED6642">
      <w:pPr>
        <w:spacing w:before="240" w:after="240"/>
        <w:jc w:val="both"/>
        <w:rPr>
          <w:rFonts w:ascii="Times New Roman" w:eastAsia="Courier New" w:hAnsi="Times New Roman" w:cs="Times New Roman"/>
          <w:sz w:val="24"/>
          <w:szCs w:val="24"/>
        </w:rPr>
      </w:pPr>
      <w:r w:rsidRPr="008E4514">
        <w:rPr>
          <w:rFonts w:ascii="Times New Roman" w:eastAsia="Courier New" w:hAnsi="Times New Roman" w:cs="Times New Roman"/>
          <w:sz w:val="24"/>
          <w:szCs w:val="24"/>
        </w:rPr>
        <w:t xml:space="preserve">Транзакцией 2 изменяем </w:t>
      </w:r>
      <w:proofErr w:type="spellStart"/>
      <w:proofErr w:type="gramStart"/>
      <w:r w:rsidRPr="008E4514">
        <w:rPr>
          <w:rFonts w:ascii="Times New Roman" w:eastAsia="Courier New" w:hAnsi="Times New Roman" w:cs="Times New Roman"/>
          <w:sz w:val="24"/>
          <w:szCs w:val="24"/>
        </w:rPr>
        <w:t>счит.данные</w:t>
      </w:r>
      <w:proofErr w:type="spellEnd"/>
      <w:proofErr w:type="gramEnd"/>
      <w:r w:rsidRPr="008E4514">
        <w:rPr>
          <w:rFonts w:ascii="Times New Roman" w:eastAsia="Courier New" w:hAnsi="Times New Roman" w:cs="Times New Roman"/>
          <w:sz w:val="24"/>
          <w:szCs w:val="24"/>
        </w:rPr>
        <w:t xml:space="preserve">  ( она не за </w:t>
      </w:r>
      <w:proofErr w:type="spellStart"/>
      <w:r w:rsidRPr="008E4514">
        <w:rPr>
          <w:rFonts w:ascii="Times New Roman" w:eastAsia="Courier New" w:hAnsi="Times New Roman" w:cs="Times New Roman"/>
          <w:sz w:val="24"/>
          <w:szCs w:val="24"/>
        </w:rPr>
        <w:t>коммитчена</w:t>
      </w:r>
      <w:proofErr w:type="spellEnd"/>
      <w:r w:rsidRPr="008E4514">
        <w:rPr>
          <w:rFonts w:ascii="Times New Roman" w:eastAsia="Courier New" w:hAnsi="Times New Roman" w:cs="Times New Roman"/>
          <w:sz w:val="24"/>
          <w:szCs w:val="24"/>
        </w:rPr>
        <w:t>)</w:t>
      </w:r>
    </w:p>
    <w:p w14:paraId="7F90BA5C" w14:textId="0595C3A8" w:rsidR="00361CF3" w:rsidRPr="008E4514" w:rsidRDefault="00ED6642">
      <w:pPr>
        <w:spacing w:before="240" w:after="240"/>
        <w:jc w:val="both"/>
        <w:rPr>
          <w:rFonts w:ascii="Times New Roman" w:eastAsia="Courier New" w:hAnsi="Times New Roman" w:cs="Times New Roman"/>
          <w:sz w:val="24"/>
          <w:szCs w:val="24"/>
        </w:rPr>
      </w:pPr>
      <w:r w:rsidRPr="008E4514">
        <w:rPr>
          <w:rFonts w:ascii="Times New Roman" w:eastAsia="Courier New" w:hAnsi="Times New Roman" w:cs="Times New Roman"/>
          <w:sz w:val="24"/>
          <w:szCs w:val="24"/>
        </w:rPr>
        <w:t xml:space="preserve">Транзакцией 1 </w:t>
      </w:r>
      <w:proofErr w:type="gramStart"/>
      <w:r w:rsidR="00A43962">
        <w:rPr>
          <w:rFonts w:ascii="Times New Roman" w:eastAsia="Courier New" w:hAnsi="Times New Roman" w:cs="Times New Roman"/>
          <w:sz w:val="24"/>
          <w:szCs w:val="24"/>
        </w:rPr>
        <w:t xml:space="preserve">снова </w:t>
      </w:r>
      <w:r w:rsidRPr="008E4514">
        <w:rPr>
          <w:rFonts w:ascii="Times New Roman" w:eastAsia="Courier New" w:hAnsi="Times New Roman" w:cs="Times New Roman"/>
          <w:sz w:val="24"/>
          <w:szCs w:val="24"/>
        </w:rPr>
        <w:t xml:space="preserve"> считываем</w:t>
      </w:r>
      <w:proofErr w:type="gramEnd"/>
    </w:p>
    <w:p w14:paraId="6E4A478A" w14:textId="77777777" w:rsidR="00361CF3" w:rsidRPr="008E4514" w:rsidRDefault="00ED6642">
      <w:pPr>
        <w:spacing w:before="240" w:after="240"/>
        <w:jc w:val="both"/>
        <w:rPr>
          <w:rFonts w:ascii="Times New Roman" w:eastAsia="Courier New" w:hAnsi="Times New Roman" w:cs="Times New Roman"/>
          <w:sz w:val="24"/>
          <w:szCs w:val="24"/>
        </w:rPr>
      </w:pPr>
      <w:r w:rsidRPr="008E4514">
        <w:rPr>
          <w:rFonts w:ascii="Times New Roman" w:eastAsia="Courier New" w:hAnsi="Times New Roman" w:cs="Times New Roman"/>
          <w:sz w:val="24"/>
          <w:szCs w:val="24"/>
        </w:rPr>
        <w:lastRenderedPageBreak/>
        <w:t xml:space="preserve"> 1)</w:t>
      </w:r>
      <w:r w:rsidRPr="008E4514">
        <w:rPr>
          <w:rFonts w:ascii="Times New Roman" w:eastAsia="Courier New" w:hAnsi="Times New Roman" w:cs="Times New Roman"/>
          <w:noProof/>
          <w:sz w:val="24"/>
          <w:szCs w:val="24"/>
        </w:rPr>
        <w:drawing>
          <wp:inline distT="114300" distB="114300" distL="114300" distR="114300" wp14:anchorId="7A540EB8" wp14:editId="05C59CFD">
            <wp:extent cx="5940115" cy="5537200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53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A77D88" w14:textId="77777777" w:rsidR="00361CF3" w:rsidRPr="008E4514" w:rsidRDefault="00ED6642">
      <w:pPr>
        <w:spacing w:before="240" w:after="240"/>
        <w:jc w:val="both"/>
        <w:rPr>
          <w:rFonts w:ascii="Times New Roman" w:hAnsi="Times New Roman" w:cs="Times New Roman"/>
          <w:sz w:val="24"/>
          <w:szCs w:val="24"/>
        </w:rPr>
      </w:pPr>
      <w:r w:rsidRPr="008E451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87A2BF" w14:textId="77777777" w:rsidR="00361CF3" w:rsidRPr="008E4514" w:rsidRDefault="00ED6642">
      <w:pPr>
        <w:spacing w:before="240" w:after="240"/>
        <w:jc w:val="both"/>
        <w:rPr>
          <w:rFonts w:ascii="Times New Roman" w:hAnsi="Times New Roman" w:cs="Times New Roman"/>
          <w:sz w:val="24"/>
          <w:szCs w:val="24"/>
        </w:rPr>
      </w:pPr>
      <w:r w:rsidRPr="008E4514">
        <w:rPr>
          <w:rFonts w:ascii="Times New Roman" w:hAnsi="Times New Roman" w:cs="Times New Roman"/>
          <w:sz w:val="24"/>
          <w:szCs w:val="24"/>
        </w:rPr>
        <w:t>2)</w:t>
      </w:r>
    </w:p>
    <w:p w14:paraId="147B5926" w14:textId="77777777" w:rsidR="00361CF3" w:rsidRPr="008E4514" w:rsidRDefault="00ED6642">
      <w:pPr>
        <w:spacing w:before="240" w:after="240"/>
        <w:jc w:val="both"/>
        <w:rPr>
          <w:rFonts w:ascii="Times New Roman" w:hAnsi="Times New Roman" w:cs="Times New Roman"/>
          <w:sz w:val="24"/>
          <w:szCs w:val="24"/>
        </w:rPr>
      </w:pPr>
      <w:r w:rsidRPr="008E45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9243802" wp14:editId="4D854AA4">
            <wp:extent cx="5940115" cy="6096000"/>
            <wp:effectExtent l="0" t="0" r="0" b="0"/>
            <wp:docPr id="2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09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17BF86" w14:textId="77777777" w:rsidR="00361CF3" w:rsidRPr="008E4514" w:rsidRDefault="00ED6642">
      <w:pPr>
        <w:spacing w:before="240" w:after="240"/>
        <w:jc w:val="both"/>
        <w:rPr>
          <w:rFonts w:ascii="Times New Roman" w:hAnsi="Times New Roman" w:cs="Times New Roman"/>
          <w:sz w:val="24"/>
          <w:szCs w:val="24"/>
        </w:rPr>
      </w:pPr>
      <w:r w:rsidRPr="008E451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1B64C7" w14:textId="77777777" w:rsidR="00361CF3" w:rsidRPr="008E4514" w:rsidRDefault="00ED6642">
      <w:pPr>
        <w:spacing w:before="240" w:after="240"/>
        <w:jc w:val="both"/>
        <w:rPr>
          <w:rFonts w:ascii="Times New Roman" w:hAnsi="Times New Roman" w:cs="Times New Roman"/>
          <w:sz w:val="24"/>
          <w:szCs w:val="24"/>
        </w:rPr>
      </w:pPr>
      <w:r w:rsidRPr="008E4514">
        <w:rPr>
          <w:rFonts w:ascii="Times New Roman" w:hAnsi="Times New Roman" w:cs="Times New Roman"/>
          <w:sz w:val="24"/>
          <w:szCs w:val="24"/>
        </w:rPr>
        <w:t>3)</w:t>
      </w:r>
    </w:p>
    <w:p w14:paraId="6AF5EBC0" w14:textId="77777777" w:rsidR="00361CF3" w:rsidRPr="008E4514" w:rsidRDefault="00ED6642">
      <w:pPr>
        <w:spacing w:before="240" w:after="240"/>
        <w:jc w:val="both"/>
        <w:rPr>
          <w:rFonts w:ascii="Times New Roman" w:hAnsi="Times New Roman" w:cs="Times New Roman"/>
          <w:sz w:val="24"/>
          <w:szCs w:val="24"/>
        </w:rPr>
      </w:pPr>
      <w:r w:rsidRPr="008E45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D8D4BF9" wp14:editId="00A8537F">
            <wp:extent cx="5940115" cy="8293100"/>
            <wp:effectExtent l="0" t="0" r="0" b="0"/>
            <wp:docPr id="2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829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620D32" w14:textId="77777777" w:rsidR="00361CF3" w:rsidRPr="008E4514" w:rsidRDefault="00361CF3">
      <w:pPr>
        <w:spacing w:before="240" w:after="240"/>
        <w:jc w:val="both"/>
        <w:rPr>
          <w:rFonts w:ascii="Times New Roman" w:hAnsi="Times New Roman" w:cs="Times New Roman"/>
          <w:sz w:val="24"/>
          <w:szCs w:val="24"/>
        </w:rPr>
      </w:pPr>
    </w:p>
    <w:p w14:paraId="07A13F76" w14:textId="77777777" w:rsidR="00361CF3" w:rsidRPr="008E4514" w:rsidRDefault="00ED6642">
      <w:pPr>
        <w:spacing w:before="240" w:after="240"/>
        <w:jc w:val="both"/>
        <w:rPr>
          <w:rFonts w:ascii="Times New Roman" w:eastAsia="Courier New" w:hAnsi="Times New Roman" w:cs="Times New Roman"/>
          <w:sz w:val="24"/>
          <w:szCs w:val="24"/>
        </w:rPr>
      </w:pPr>
      <w:r w:rsidRPr="008E4514">
        <w:rPr>
          <w:rFonts w:ascii="Times New Roman" w:eastAsia="Courier New" w:hAnsi="Times New Roman" w:cs="Times New Roman"/>
          <w:sz w:val="24"/>
          <w:szCs w:val="24"/>
        </w:rPr>
        <w:lastRenderedPageBreak/>
        <w:t xml:space="preserve">Во время 2 чтения(транзакция1) мы увидели обновленные данные не </w:t>
      </w:r>
      <w:proofErr w:type="spellStart"/>
      <w:r w:rsidRPr="008E4514">
        <w:rPr>
          <w:rFonts w:ascii="Times New Roman" w:eastAsia="Courier New" w:hAnsi="Times New Roman" w:cs="Times New Roman"/>
          <w:sz w:val="24"/>
          <w:szCs w:val="24"/>
        </w:rPr>
        <w:t>закоммитченой</w:t>
      </w:r>
      <w:proofErr w:type="spellEnd"/>
      <w:r w:rsidRPr="008E4514">
        <w:rPr>
          <w:rFonts w:ascii="Times New Roman" w:eastAsia="Courier New" w:hAnsi="Times New Roman" w:cs="Times New Roman"/>
          <w:sz w:val="24"/>
          <w:szCs w:val="24"/>
        </w:rPr>
        <w:t xml:space="preserve"> </w:t>
      </w:r>
      <w:proofErr w:type="gramStart"/>
      <w:r w:rsidRPr="008E4514">
        <w:rPr>
          <w:rFonts w:ascii="Times New Roman" w:eastAsia="Courier New" w:hAnsi="Times New Roman" w:cs="Times New Roman"/>
          <w:sz w:val="24"/>
          <w:szCs w:val="24"/>
        </w:rPr>
        <w:t>транзакции( транзакция</w:t>
      </w:r>
      <w:proofErr w:type="gramEnd"/>
      <w:r w:rsidRPr="008E4514">
        <w:rPr>
          <w:rFonts w:ascii="Times New Roman" w:eastAsia="Courier New" w:hAnsi="Times New Roman" w:cs="Times New Roman"/>
          <w:sz w:val="24"/>
          <w:szCs w:val="24"/>
        </w:rPr>
        <w:t xml:space="preserve"> 2 – может быть отменена и так будут увидены данные, которых НЕТ)</w:t>
      </w:r>
    </w:p>
    <w:p w14:paraId="500C54ED" w14:textId="77777777" w:rsidR="00361CF3" w:rsidRPr="008E4514" w:rsidRDefault="00ED6642">
      <w:pPr>
        <w:spacing w:before="240" w:after="240"/>
        <w:jc w:val="both"/>
        <w:rPr>
          <w:rFonts w:ascii="Times New Roman" w:eastAsia="Courier New" w:hAnsi="Times New Roman" w:cs="Times New Roman"/>
          <w:sz w:val="24"/>
          <w:szCs w:val="24"/>
        </w:rPr>
      </w:pPr>
      <w:r w:rsidRPr="008E4514">
        <w:rPr>
          <w:rFonts w:ascii="Times New Roman" w:eastAsia="Courier New" w:hAnsi="Times New Roman" w:cs="Times New Roman"/>
          <w:sz w:val="24"/>
          <w:szCs w:val="24"/>
        </w:rPr>
        <w:t xml:space="preserve"> </w:t>
      </w:r>
    </w:p>
    <w:p w14:paraId="0DD1BD7E" w14:textId="1C8BE1A1" w:rsidR="00A43962" w:rsidRPr="00A43962" w:rsidRDefault="00ED6642" w:rsidP="00A43962">
      <w:pPr>
        <w:spacing w:before="240" w:after="240"/>
        <w:jc w:val="both"/>
        <w:rPr>
          <w:color w:val="000000"/>
          <w:sz w:val="24"/>
          <w:szCs w:val="24"/>
        </w:rPr>
      </w:pPr>
      <w:r w:rsidRPr="008E4514">
        <w:rPr>
          <w:rFonts w:ascii="Times New Roman" w:eastAsia="Courier New" w:hAnsi="Times New Roman" w:cs="Times New Roman"/>
          <w:sz w:val="24"/>
          <w:szCs w:val="24"/>
        </w:rPr>
        <w:t>Повысим</w:t>
      </w:r>
      <w:r w:rsidRPr="00A43962">
        <w:rPr>
          <w:rFonts w:ascii="Times New Roman" w:eastAsia="Courier New" w:hAnsi="Times New Roman" w:cs="Times New Roman"/>
          <w:sz w:val="24"/>
          <w:szCs w:val="24"/>
        </w:rPr>
        <w:t xml:space="preserve"> </w:t>
      </w:r>
      <w:r w:rsidRPr="008E4514">
        <w:rPr>
          <w:rFonts w:ascii="Times New Roman" w:eastAsia="Courier New" w:hAnsi="Times New Roman" w:cs="Times New Roman"/>
          <w:sz w:val="24"/>
          <w:szCs w:val="24"/>
        </w:rPr>
        <w:t>уровень</w:t>
      </w:r>
      <w:r w:rsidRPr="00A43962">
        <w:rPr>
          <w:rFonts w:ascii="Times New Roman" w:eastAsia="Courier New" w:hAnsi="Times New Roman" w:cs="Times New Roman"/>
          <w:sz w:val="24"/>
          <w:szCs w:val="24"/>
        </w:rPr>
        <w:t xml:space="preserve"> </w:t>
      </w:r>
      <w:r w:rsidRPr="008E4514">
        <w:rPr>
          <w:rFonts w:ascii="Times New Roman" w:eastAsia="Courier New" w:hAnsi="Times New Roman" w:cs="Times New Roman"/>
          <w:sz w:val="24"/>
          <w:szCs w:val="24"/>
        </w:rPr>
        <w:t>изоляции</w:t>
      </w:r>
      <w:r w:rsidRPr="00A43962">
        <w:rPr>
          <w:rFonts w:ascii="Times New Roman" w:eastAsia="Courier New" w:hAnsi="Times New Roman" w:cs="Times New Roman"/>
          <w:sz w:val="24"/>
          <w:szCs w:val="24"/>
        </w:rPr>
        <w:t xml:space="preserve"> </w:t>
      </w:r>
      <w:r w:rsidRPr="008E4514">
        <w:rPr>
          <w:rFonts w:ascii="Times New Roman" w:eastAsia="Courier New" w:hAnsi="Times New Roman" w:cs="Times New Roman"/>
          <w:sz w:val="24"/>
          <w:szCs w:val="24"/>
        </w:rPr>
        <w:t>до</w:t>
      </w:r>
      <w:r w:rsidRPr="00A43962">
        <w:rPr>
          <w:rFonts w:ascii="Times New Roman" w:eastAsia="Courier New" w:hAnsi="Times New Roman" w:cs="Times New Roman"/>
          <w:sz w:val="24"/>
          <w:szCs w:val="24"/>
        </w:rPr>
        <w:t xml:space="preserve"> </w:t>
      </w:r>
      <w:r w:rsidRPr="008E4514">
        <w:rPr>
          <w:rFonts w:ascii="Times New Roman" w:hAnsi="Times New Roman" w:cs="Times New Roman"/>
          <w:color w:val="0000FF"/>
          <w:sz w:val="24"/>
          <w:szCs w:val="24"/>
          <w:lang w:val="en-US"/>
        </w:rPr>
        <w:t>set</w:t>
      </w:r>
      <w:r w:rsidRPr="00A43962">
        <w:rPr>
          <w:rFonts w:ascii="Times New Roman" w:hAnsi="Times New Roman" w:cs="Times New Roman"/>
          <w:sz w:val="24"/>
          <w:szCs w:val="24"/>
        </w:rPr>
        <w:t xml:space="preserve"> </w:t>
      </w:r>
      <w:r w:rsidRPr="008E4514">
        <w:rPr>
          <w:rFonts w:ascii="Times New Roman" w:hAnsi="Times New Roman" w:cs="Times New Roman"/>
          <w:color w:val="0000FF"/>
          <w:sz w:val="24"/>
          <w:szCs w:val="24"/>
          <w:lang w:val="en-US"/>
        </w:rPr>
        <w:t>transaction</w:t>
      </w:r>
      <w:r w:rsidRPr="00A43962">
        <w:rPr>
          <w:rFonts w:ascii="Times New Roman" w:hAnsi="Times New Roman" w:cs="Times New Roman"/>
          <w:sz w:val="24"/>
          <w:szCs w:val="24"/>
        </w:rPr>
        <w:t xml:space="preserve"> </w:t>
      </w:r>
      <w:r w:rsidRPr="008E4514">
        <w:rPr>
          <w:rFonts w:ascii="Times New Roman" w:hAnsi="Times New Roman" w:cs="Times New Roman"/>
          <w:color w:val="0000FF"/>
          <w:sz w:val="24"/>
          <w:szCs w:val="24"/>
          <w:lang w:val="en-US"/>
        </w:rPr>
        <w:t>isolation</w:t>
      </w:r>
      <w:r w:rsidRPr="00A43962">
        <w:rPr>
          <w:rFonts w:ascii="Times New Roman" w:hAnsi="Times New Roman" w:cs="Times New Roman"/>
          <w:sz w:val="24"/>
          <w:szCs w:val="24"/>
        </w:rPr>
        <w:t xml:space="preserve"> </w:t>
      </w:r>
      <w:r w:rsidRPr="008E4514">
        <w:rPr>
          <w:rFonts w:ascii="Times New Roman" w:hAnsi="Times New Roman" w:cs="Times New Roman"/>
          <w:color w:val="0000FF"/>
          <w:sz w:val="24"/>
          <w:szCs w:val="24"/>
          <w:lang w:val="en-US"/>
        </w:rPr>
        <w:t>level</w:t>
      </w:r>
      <w:r w:rsidRPr="00A43962">
        <w:rPr>
          <w:rFonts w:ascii="Times New Roman" w:hAnsi="Times New Roman" w:cs="Times New Roman"/>
          <w:sz w:val="24"/>
          <w:szCs w:val="24"/>
        </w:rPr>
        <w:t xml:space="preserve"> </w:t>
      </w:r>
      <w:r w:rsidRPr="008E4514">
        <w:rPr>
          <w:rFonts w:ascii="Times New Roman" w:hAnsi="Times New Roman" w:cs="Times New Roman"/>
          <w:color w:val="0000FF"/>
          <w:sz w:val="24"/>
          <w:szCs w:val="24"/>
          <w:lang w:val="en-US"/>
        </w:rPr>
        <w:t>repeatable</w:t>
      </w:r>
      <w:r w:rsidRPr="00A43962">
        <w:rPr>
          <w:rFonts w:ascii="Times New Roman" w:hAnsi="Times New Roman" w:cs="Times New Roman"/>
          <w:sz w:val="24"/>
          <w:szCs w:val="24"/>
        </w:rPr>
        <w:t xml:space="preserve"> </w:t>
      </w:r>
      <w:r w:rsidRPr="008E4514">
        <w:rPr>
          <w:rFonts w:ascii="Times New Roman" w:hAnsi="Times New Roman" w:cs="Times New Roman"/>
          <w:color w:val="0000FF"/>
          <w:sz w:val="24"/>
          <w:szCs w:val="24"/>
          <w:lang w:val="en-US"/>
        </w:rPr>
        <w:t>read</w:t>
      </w:r>
      <w:r w:rsidR="00A43962">
        <w:rPr>
          <w:rFonts w:ascii="Times New Roman" w:hAnsi="Times New Roman" w:cs="Times New Roman"/>
          <w:color w:val="0000FF"/>
          <w:sz w:val="24"/>
          <w:szCs w:val="24"/>
        </w:rPr>
        <w:t xml:space="preserve"> –</w:t>
      </w:r>
      <w:r w:rsidRPr="00A43962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="00A43962">
        <w:rPr>
          <w:color w:val="000000"/>
          <w:sz w:val="24"/>
          <w:szCs w:val="24"/>
        </w:rPr>
        <w:t xml:space="preserve">на этом уровне </w:t>
      </w:r>
      <w:r w:rsidR="00A43962" w:rsidRPr="00A43962">
        <w:rPr>
          <w:color w:val="000000"/>
          <w:sz w:val="24"/>
          <w:szCs w:val="24"/>
        </w:rPr>
        <w:t>данные, которые не были зафиксированы не могут быть прочитаны, а также то, что другие транзакции не могут изменять данные, которые читает данная транзакция</w:t>
      </w:r>
    </w:p>
    <w:p w14:paraId="488B2416" w14:textId="3D5B911D" w:rsidR="00361CF3" w:rsidRPr="008E4514" w:rsidRDefault="00ED6642">
      <w:pPr>
        <w:spacing w:before="240" w:after="240"/>
        <w:jc w:val="both"/>
        <w:rPr>
          <w:rFonts w:ascii="Times New Roman" w:hAnsi="Times New Roman" w:cs="Times New Roman"/>
          <w:sz w:val="24"/>
          <w:szCs w:val="24"/>
        </w:rPr>
      </w:pPr>
      <w:r w:rsidRPr="008E451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497DFEA" wp14:editId="6175F75D">
            <wp:extent cx="5940115" cy="4559300"/>
            <wp:effectExtent l="0" t="0" r="0" b="0"/>
            <wp:docPr id="3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55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F44DD7" w14:textId="77777777" w:rsidR="00361CF3" w:rsidRPr="004E575A" w:rsidRDefault="00ED6642">
      <w:pPr>
        <w:spacing w:before="240" w:after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E57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35AEF85" w14:textId="77777777" w:rsidR="00361CF3" w:rsidRPr="004E575A" w:rsidRDefault="00ED6642">
      <w:pPr>
        <w:spacing w:before="240" w:after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E57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2A3A6EC" w14:textId="77777777" w:rsidR="00361CF3" w:rsidRPr="004E575A" w:rsidRDefault="00ED6642">
      <w:pPr>
        <w:spacing w:before="240" w:after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E57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B476AE6" w14:textId="77777777" w:rsidR="00361CF3" w:rsidRPr="004E575A" w:rsidRDefault="00ED6642">
      <w:pPr>
        <w:spacing w:before="240" w:after="24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E57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4336461" w14:textId="06640CC0" w:rsidR="004E575A" w:rsidRPr="004E575A" w:rsidRDefault="00A43962" w:rsidP="004E575A">
      <w:pPr>
        <w:pStyle w:val="a6"/>
        <w:rPr>
          <w:color w:val="000000"/>
          <w:sz w:val="27"/>
          <w:szCs w:val="27"/>
          <w:lang w:val="en-US"/>
        </w:rPr>
      </w:pPr>
      <w:r w:rsidRPr="004E575A">
        <w:rPr>
          <w:b/>
          <w:bCs/>
          <w:lang w:val="en-US"/>
        </w:rPr>
        <w:t>4)</w:t>
      </w:r>
      <w:r w:rsidR="00ED6642" w:rsidRPr="004E575A">
        <w:rPr>
          <w:b/>
          <w:bCs/>
          <w:lang w:val="en-US"/>
        </w:rPr>
        <w:t>Phantoms</w:t>
      </w:r>
      <w:r w:rsidR="004E575A" w:rsidRPr="004E575A">
        <w:rPr>
          <w:b/>
          <w:bCs/>
          <w:lang w:val="en-US"/>
        </w:rPr>
        <w:t xml:space="preserve"> </w:t>
      </w:r>
      <w:proofErr w:type="gramStart"/>
      <w:r w:rsidR="004E575A" w:rsidRPr="004E575A">
        <w:rPr>
          <w:b/>
          <w:bCs/>
          <w:lang w:val="en-US"/>
        </w:rPr>
        <w:t xml:space="preserve">( </w:t>
      </w:r>
      <w:r w:rsidR="004E575A" w:rsidRPr="004E575A">
        <w:rPr>
          <w:b/>
          <w:bCs/>
        </w:rPr>
        <w:t>различие</w:t>
      </w:r>
      <w:proofErr w:type="gramEnd"/>
      <w:r w:rsidR="004E575A" w:rsidRPr="004E575A">
        <w:rPr>
          <w:b/>
          <w:bCs/>
          <w:lang w:val="en-US"/>
        </w:rPr>
        <w:t xml:space="preserve"> </w:t>
      </w:r>
      <w:r w:rsidR="004E575A" w:rsidRPr="004E575A">
        <w:rPr>
          <w:b/>
          <w:bCs/>
        </w:rPr>
        <w:t>уровней</w:t>
      </w:r>
      <w:r w:rsidR="004E575A" w:rsidRPr="004E575A">
        <w:rPr>
          <w:b/>
          <w:bCs/>
          <w:lang w:val="en-US"/>
        </w:rPr>
        <w:t xml:space="preserve"> </w:t>
      </w:r>
      <w:r w:rsidR="004E575A" w:rsidRPr="004E575A">
        <w:rPr>
          <w:color w:val="000000"/>
          <w:lang w:val="en-US"/>
        </w:rPr>
        <w:t xml:space="preserve">REPEATABLE </w:t>
      </w:r>
      <w:r w:rsidR="004E575A" w:rsidRPr="004E575A">
        <w:rPr>
          <w:color w:val="000000"/>
        </w:rPr>
        <w:t>и</w:t>
      </w:r>
      <w:r w:rsidR="004E575A" w:rsidRPr="004E575A">
        <w:rPr>
          <w:color w:val="000000"/>
          <w:lang w:val="en-US"/>
        </w:rPr>
        <w:t xml:space="preserve"> SERIALIZABLE</w:t>
      </w:r>
      <w:r w:rsidR="004E575A" w:rsidRPr="004E575A">
        <w:rPr>
          <w:color w:val="000000"/>
          <w:lang w:val="en-US"/>
        </w:rPr>
        <w:t>)</w:t>
      </w:r>
    </w:p>
    <w:p w14:paraId="0DDCD81E" w14:textId="129E8853" w:rsidR="00361CF3" w:rsidRPr="004E575A" w:rsidRDefault="00361CF3">
      <w:pPr>
        <w:spacing w:before="240" w:after="24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C5BB337" w14:textId="77777777" w:rsidR="00361CF3" w:rsidRPr="008E4514" w:rsidRDefault="00ED6642">
      <w:pPr>
        <w:spacing w:before="240" w:after="240"/>
        <w:jc w:val="both"/>
        <w:rPr>
          <w:rFonts w:ascii="Times New Roman" w:hAnsi="Times New Roman" w:cs="Times New Roman"/>
          <w:sz w:val="24"/>
          <w:szCs w:val="24"/>
        </w:rPr>
      </w:pPr>
      <w:r w:rsidRPr="008E45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59F8A8C" wp14:editId="5492D594">
            <wp:extent cx="5940115" cy="8420100"/>
            <wp:effectExtent l="0" t="0" r="0" b="0"/>
            <wp:docPr id="3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842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F7274A" w14:textId="77777777" w:rsidR="00361CF3" w:rsidRPr="008E4514" w:rsidRDefault="00ED6642">
      <w:pPr>
        <w:spacing w:before="240" w:after="240"/>
        <w:jc w:val="both"/>
        <w:rPr>
          <w:rFonts w:ascii="Times New Roman" w:hAnsi="Times New Roman" w:cs="Times New Roman"/>
          <w:sz w:val="24"/>
          <w:szCs w:val="24"/>
        </w:rPr>
      </w:pPr>
      <w:r w:rsidRPr="008E451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AB0158" w14:textId="77777777" w:rsidR="00361CF3" w:rsidRPr="008E4514" w:rsidRDefault="00ED6642">
      <w:pPr>
        <w:spacing w:before="240" w:after="240"/>
        <w:jc w:val="both"/>
        <w:rPr>
          <w:rFonts w:ascii="Times New Roman" w:hAnsi="Times New Roman" w:cs="Times New Roman"/>
          <w:sz w:val="24"/>
          <w:szCs w:val="24"/>
        </w:rPr>
      </w:pPr>
      <w:r w:rsidRPr="008E4514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Pr="008E451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0187BDD" wp14:editId="665492BE">
            <wp:extent cx="5848350" cy="6477000"/>
            <wp:effectExtent l="0" t="0" r="0" b="0"/>
            <wp:docPr id="5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647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5F8768" w14:textId="77777777" w:rsidR="00361CF3" w:rsidRPr="008E4514" w:rsidRDefault="00ED664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E45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58E6B79" wp14:editId="53BDE2BD">
            <wp:extent cx="5940115" cy="6464300"/>
            <wp:effectExtent l="0" t="0" r="0" b="0"/>
            <wp:docPr id="5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46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DA4C9E" w14:textId="77777777" w:rsidR="00361CF3" w:rsidRPr="008E4514" w:rsidRDefault="00361CF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FAC888" w14:textId="665734DB" w:rsidR="004E575A" w:rsidRDefault="004E575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360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4E575A">
        <w:rPr>
          <w:rFonts w:ascii="Times New Roman" w:hAnsi="Times New Roman" w:cs="Times New Roman"/>
          <w:color w:val="000000"/>
          <w:sz w:val="24"/>
          <w:szCs w:val="24"/>
        </w:rPr>
        <w:t xml:space="preserve">При </w:t>
      </w:r>
      <w:r w:rsidRPr="004E575A">
        <w:rPr>
          <w:rFonts w:ascii="Times New Roman" w:hAnsi="Times New Roman" w:cs="Times New Roman"/>
          <w:color w:val="000000"/>
          <w:sz w:val="24"/>
          <w:szCs w:val="24"/>
        </w:rPr>
        <w:t xml:space="preserve"> выполнении</w:t>
      </w:r>
      <w:proofErr w:type="gramEnd"/>
      <w:r w:rsidRPr="004E575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E575A">
        <w:rPr>
          <w:rFonts w:ascii="Times New Roman" w:hAnsi="Times New Roman" w:cs="Times New Roman"/>
          <w:color w:val="000000"/>
          <w:sz w:val="24"/>
          <w:szCs w:val="24"/>
        </w:rPr>
        <w:t>двух</w:t>
      </w:r>
      <w:r w:rsidRPr="004E575A">
        <w:rPr>
          <w:rFonts w:ascii="Times New Roman" w:hAnsi="Times New Roman" w:cs="Times New Roman"/>
          <w:color w:val="000000"/>
          <w:sz w:val="24"/>
          <w:szCs w:val="24"/>
        </w:rPr>
        <w:t xml:space="preserve"> запросов</w:t>
      </w:r>
      <w:r w:rsidRPr="004E575A">
        <w:rPr>
          <w:rFonts w:ascii="Times New Roman" w:hAnsi="Times New Roman" w:cs="Times New Roman"/>
          <w:color w:val="000000"/>
          <w:sz w:val="24"/>
          <w:szCs w:val="24"/>
        </w:rPr>
        <w:t xml:space="preserve"> получается</w:t>
      </w:r>
      <w:r w:rsidRPr="004E575A">
        <w:rPr>
          <w:rFonts w:ascii="Times New Roman" w:hAnsi="Times New Roman" w:cs="Times New Roman"/>
          <w:color w:val="000000"/>
          <w:sz w:val="24"/>
          <w:szCs w:val="24"/>
        </w:rPr>
        <w:t>, что запрос с INSERT не дождется окончания другого запроса и вставит свое значение</w:t>
      </w:r>
      <w:r w:rsidRPr="004E575A">
        <w:rPr>
          <w:rFonts w:ascii="Times New Roman" w:hAnsi="Times New Roman" w:cs="Times New Roman"/>
          <w:color w:val="000000"/>
          <w:sz w:val="24"/>
          <w:szCs w:val="24"/>
        </w:rPr>
        <w:t xml:space="preserve"> и мы увидим разные списки значений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3A93B29D" w14:textId="0643AD25" w:rsidR="004E575A" w:rsidRDefault="004E575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36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Если повысить уровень, до </w:t>
      </w:r>
      <w:r w:rsidRPr="004E575A">
        <w:rPr>
          <w:rFonts w:ascii="Times New Roman" w:hAnsi="Times New Roman" w:cs="Times New Roman"/>
          <w:color w:val="000000"/>
          <w:sz w:val="24"/>
          <w:szCs w:val="24"/>
          <w:lang w:val="en-US"/>
        </w:rPr>
        <w:t>SERIALIZABLE</w:t>
      </w:r>
      <w:r w:rsidRPr="004E575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–</w:t>
      </w:r>
      <w:r w:rsidRPr="004E575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то будут блокироваться любые изменений </w:t>
      </w:r>
    </w:p>
    <w:p w14:paraId="6D561A63" w14:textId="0C56782F" w:rsidR="004E575A" w:rsidRDefault="004E575A" w:rsidP="004E575A">
      <w:pPr>
        <w:pStyle w:val="a4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E575A">
        <w:rPr>
          <w:rFonts w:ascii="Times New Roman" w:hAnsi="Times New Roman" w:cs="Times New Roman"/>
          <w:color w:val="000000"/>
          <w:sz w:val="24"/>
          <w:szCs w:val="24"/>
        </w:rPr>
        <w:t xml:space="preserve">уровень </w:t>
      </w:r>
      <w:r w:rsidRPr="004E575A">
        <w:rPr>
          <w:rFonts w:ascii="Times New Roman" w:hAnsi="Times New Roman" w:cs="Times New Roman"/>
          <w:color w:val="000000"/>
          <w:sz w:val="24"/>
          <w:szCs w:val="24"/>
          <w:lang w:val="en-US"/>
        </w:rPr>
        <w:t>SNAPSHOT</w:t>
      </w:r>
    </w:p>
    <w:p w14:paraId="6C4D58DF" w14:textId="1E21E23A" w:rsidR="00D37874" w:rsidRDefault="00D37874" w:rsidP="00D37874">
      <w:pPr>
        <w:pStyle w:val="a4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7501E5" wp14:editId="1FD67F57">
            <wp:extent cx="3419475" cy="9620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7FF9" w14:textId="6B3A0944" w:rsidR="00D37874" w:rsidRDefault="00D37874" w:rsidP="00D37874">
      <w:pPr>
        <w:pStyle w:val="a4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D3787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другом</w:t>
      </w:r>
      <w:r w:rsidRPr="00D3787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окне</w:t>
      </w:r>
      <w:r w:rsidRPr="00D3787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выполним</w:t>
      </w:r>
      <w:r w:rsidRPr="00D3787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D3787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D37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diagnosis </w:t>
      </w:r>
      <w:r w:rsidRPr="00D3787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D37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37874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D37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3787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37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37874">
        <w:rPr>
          <w:rFonts w:ascii="Consolas" w:hAnsi="Consolas" w:cs="Consolas"/>
          <w:color w:val="FF0000"/>
          <w:sz w:val="19"/>
          <w:szCs w:val="19"/>
          <w:lang w:val="en-US"/>
        </w:rPr>
        <w:t>'PROLOG'</w:t>
      </w:r>
      <w:r w:rsidRPr="00D37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3787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37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37874">
        <w:rPr>
          <w:rFonts w:ascii="Consolas" w:hAnsi="Consolas" w:cs="Consolas"/>
          <w:color w:val="000000"/>
          <w:sz w:val="19"/>
          <w:szCs w:val="19"/>
          <w:lang w:val="en-US"/>
        </w:rPr>
        <w:t>id_diagnosis</w:t>
      </w:r>
      <w:proofErr w:type="spellEnd"/>
      <w:r w:rsidRPr="00D37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3787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37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32</w:t>
      </w:r>
    </w:p>
    <w:p w14:paraId="2C8260B4" w14:textId="20C49B8E" w:rsidR="00D37874" w:rsidRDefault="00D37874" w:rsidP="00D37874">
      <w:pPr>
        <w:pStyle w:val="a4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319058F9" w14:textId="54A3B2E9" w:rsidR="00D37874" w:rsidRDefault="00D37874" w:rsidP="00D37874">
      <w:pPr>
        <w:pStyle w:val="a4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В первом </w:t>
      </w:r>
      <w:r>
        <w:rPr>
          <w:noProof/>
        </w:rPr>
        <w:drawing>
          <wp:inline distT="0" distB="0" distL="0" distR="0" wp14:anchorId="5D356F64" wp14:editId="65FF2592">
            <wp:extent cx="4133850" cy="37433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6711" w14:textId="77777777" w:rsidR="00D37874" w:rsidRDefault="00D37874" w:rsidP="00D37874">
      <w:pPr>
        <w:pStyle w:val="a6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Фиксируем данные</w:t>
      </w:r>
    </w:p>
    <w:p w14:paraId="412AC0FB" w14:textId="0D562A48" w:rsidR="00D37874" w:rsidRDefault="00D37874" w:rsidP="00D37874">
      <w:pPr>
        <w:pStyle w:val="a6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Снова посмотрим данные </w:t>
      </w:r>
      <w:r>
        <w:rPr>
          <w:color w:val="000000"/>
          <w:sz w:val="27"/>
          <w:szCs w:val="27"/>
        </w:rPr>
        <w:t>в первом окне</w:t>
      </w:r>
      <w:r>
        <w:rPr>
          <w:color w:val="000000"/>
          <w:sz w:val="27"/>
          <w:szCs w:val="27"/>
        </w:rPr>
        <w:t xml:space="preserve"> и видим, что данные обновлены</w:t>
      </w:r>
    </w:p>
    <w:p w14:paraId="2713687E" w14:textId="5A5D0FC7" w:rsidR="00D37874" w:rsidRPr="00D37874" w:rsidRDefault="00D37874" w:rsidP="00D37874">
      <w:pPr>
        <w:pStyle w:val="a4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F331B50" wp14:editId="26AB939F">
            <wp:extent cx="5248275" cy="21907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CDBB" w14:textId="1A600750" w:rsidR="004E575A" w:rsidRPr="00D37874" w:rsidRDefault="004E575A" w:rsidP="004E575A">
      <w:pPr>
        <w:pStyle w:val="a4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19E8A7" w14:textId="77777777" w:rsidR="007C6EE5" w:rsidRPr="007C6EE5" w:rsidRDefault="007C6EE5" w:rsidP="007C6EE5">
      <w:pPr>
        <w:pStyle w:val="a6"/>
        <w:jc w:val="both"/>
        <w:rPr>
          <w:color w:val="000000"/>
        </w:rPr>
      </w:pPr>
      <w:r w:rsidRPr="007C6EE5">
        <w:rPr>
          <w:color w:val="000000"/>
        </w:rPr>
        <w:t>При уровне изоляции SNAPSHOT любая другая транзакция будет использовать подтвержденные изменения, которые существовали непосредственно перед началом работы транзакции SNAPSHOT</w:t>
      </w:r>
    </w:p>
    <w:p w14:paraId="710551A4" w14:textId="4DEDCB7E" w:rsidR="007C6EE5" w:rsidRDefault="007C6EE5" w:rsidP="007C6EE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C6EE5">
        <w:rPr>
          <w:rFonts w:ascii="Times New Roman" w:hAnsi="Times New Roman" w:cs="Times New Roman"/>
          <w:color w:val="000000"/>
          <w:sz w:val="24"/>
          <w:szCs w:val="24"/>
        </w:rPr>
        <w:t>Чтобы пользоваться этим уровнем нужно активировать этот уровень для базы данных командой SET ALLOW_SNAPSHOT_ISOLATION ON</w:t>
      </w:r>
    </w:p>
    <w:p w14:paraId="36A48EB2" w14:textId="77777777" w:rsidR="007C6EE5" w:rsidRPr="007C6EE5" w:rsidRDefault="007C6EE5" w:rsidP="007C6EE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BA06D8" w14:textId="20BCF5BB" w:rsidR="00361CF3" w:rsidRPr="008E4514" w:rsidRDefault="004E575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№</w:t>
      </w:r>
      <w:r w:rsidR="00ED6642" w:rsidRPr="004E575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4)</w:t>
      </w:r>
      <w:r w:rsidR="00ED6642"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Промоделировать ситуацию взаимоблокировки транзакций. Объяснить полученные результаты</w:t>
      </w:r>
    </w:p>
    <w:p w14:paraId="7AA53DD8" w14:textId="77777777" w:rsidR="00361CF3" w:rsidRPr="008E4514" w:rsidRDefault="00ED664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451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6B04813" wp14:editId="23C9CB75">
            <wp:extent cx="5940425" cy="1177925"/>
            <wp:effectExtent l="0" t="0" r="0" b="0"/>
            <wp:docPr id="4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7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429334" w14:textId="77777777" w:rsidR="00361CF3" w:rsidRPr="008E4514" w:rsidRDefault="00361CF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15F34F" w14:textId="77777777" w:rsidR="00361CF3" w:rsidRPr="008E4514" w:rsidRDefault="00361CF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23C0C4" w14:textId="77777777" w:rsidR="00361CF3" w:rsidRPr="008E4514" w:rsidRDefault="00ED664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>Оба запроса имеют две операции, но они обращаются к заданным таблицам перекрестно</w:t>
      </w:r>
    </w:p>
    <w:p w14:paraId="14A6F958" w14:textId="77777777" w:rsidR="00361CF3" w:rsidRPr="008E4514" w:rsidRDefault="00ED664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>Выполнить первые операции в двух окнах запроса</w:t>
      </w:r>
    </w:p>
    <w:p w14:paraId="64B86C26" w14:textId="77777777" w:rsidR="00361CF3" w:rsidRPr="008E4514" w:rsidRDefault="00ED664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Дальше попробуем выполнить вторые 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>команды и закрытие транзакций в каждом окне</w:t>
      </w:r>
    </w:p>
    <w:p w14:paraId="1219DD14" w14:textId="77777777" w:rsidR="00361CF3" w:rsidRPr="008E4514" w:rsidRDefault="00ED664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>После выполнения второго запроса в первой транзакции база данных встала в режим ожидания</w:t>
      </w:r>
    </w:p>
    <w:p w14:paraId="0542F1A1" w14:textId="77777777" w:rsidR="00361CF3" w:rsidRPr="008E4514" w:rsidRDefault="00ED664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>После выполнения второго запроса во второй транзакции база данных выдала ошибку о взаимоблокировке, и вторая инструкция пер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>вой транзакции и не выполнилась</w:t>
      </w:r>
    </w:p>
    <w:p w14:paraId="743C6B27" w14:textId="77777777" w:rsidR="00361CF3" w:rsidRPr="008E4514" w:rsidRDefault="00ED664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451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F8F1715" wp14:editId="7F75305B">
            <wp:extent cx="5940425" cy="295275"/>
            <wp:effectExtent l="0" t="0" r="0" b="0"/>
            <wp:docPr id="4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E7A3D0" w14:textId="77777777" w:rsidR="00361CF3" w:rsidRPr="008E4514" w:rsidRDefault="00ED664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E4514">
        <w:rPr>
          <w:rFonts w:ascii="Times New Roman" w:hAnsi="Times New Roman" w:cs="Times New Roman"/>
          <w:color w:val="000000"/>
          <w:sz w:val="24"/>
          <w:szCs w:val="24"/>
        </w:rPr>
        <w:t>Такая ошибка произошла по причине того, что транзакции выполнили запросы к таблицам, тем самым закрыв доступ к ним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D844B16" w14:textId="77777777" w:rsidR="00361CF3" w:rsidRPr="008E4514" w:rsidRDefault="00361CF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4173BF" w14:textId="77777777" w:rsidR="00361CF3" w:rsidRPr="008E4514" w:rsidRDefault="00361CF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021776" w14:textId="77777777" w:rsidR="00361CF3" w:rsidRPr="008E4514" w:rsidRDefault="00ED6642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>5_Наглядно продемонстрировать получение информации о текущих транзакциях и блокировках, исходя из данных системного словаря.</w:t>
      </w:r>
    </w:p>
    <w:p w14:paraId="6C4B0918" w14:textId="77777777" w:rsidR="00361CF3" w:rsidRPr="008E4514" w:rsidRDefault="00ED6642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E45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D07F2" wp14:editId="4DB6B68A">
            <wp:extent cx="5940425" cy="1555750"/>
            <wp:effectExtent l="0" t="0" r="0" b="0"/>
            <wp:docPr id="4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A8C80B" w14:textId="77777777" w:rsidR="00361CF3" w:rsidRPr="008E4514" w:rsidRDefault="00ED6642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5" w:name="_heading=h.gjdgxs" w:colFirst="0" w:colLast="0"/>
      <w:bookmarkEnd w:id="5"/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>6)* Добавит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ь связанный удалённый сервер и организовать распределённую транзакцию между БД </w:t>
      </w:r>
      <w:proofErr w:type="gramStart"/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>на  локальном</w:t>
      </w:r>
      <w:proofErr w:type="gramEnd"/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сервере и БД на привязанном сервере.  </w:t>
      </w:r>
    </w:p>
    <w:p w14:paraId="070F1E40" w14:textId="77777777" w:rsidR="00361CF3" w:rsidRPr="008E4514" w:rsidRDefault="00ED6642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E45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85ADFC" wp14:editId="2470A54B">
            <wp:extent cx="5940425" cy="2858135"/>
            <wp:effectExtent l="0" t="0" r="0" b="0"/>
            <wp:docPr id="4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081EF7" w14:textId="77777777" w:rsidR="00361CF3" w:rsidRPr="008E4514" w:rsidRDefault="00361CF3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98DFE4" w14:textId="77777777" w:rsidR="00361CF3" w:rsidRPr="008E4514" w:rsidRDefault="00361CF3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D218D4" w14:textId="77777777" w:rsidR="00361CF3" w:rsidRPr="008E4514" w:rsidRDefault="00ED664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E4514">
        <w:rPr>
          <w:rFonts w:ascii="Times New Roman" w:eastAsia="Times New Roman" w:hAnsi="Times New Roman" w:cs="Times New Roman"/>
          <w:b/>
          <w:sz w:val="24"/>
          <w:szCs w:val="24"/>
        </w:rPr>
        <w:t>Вопросы к отчёту:</w:t>
      </w:r>
    </w:p>
    <w:p w14:paraId="220F3F2E" w14:textId="77777777" w:rsidR="00361CF3" w:rsidRPr="008E4514" w:rsidRDefault="00ED664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>Сущность и предназначение транзакции;</w:t>
      </w:r>
    </w:p>
    <w:p w14:paraId="3DF78A19" w14:textId="77777777" w:rsidR="00361CF3" w:rsidRPr="008E4514" w:rsidRDefault="00ED664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>Базовые свойства транзакции;</w:t>
      </w:r>
    </w:p>
    <w:p w14:paraId="5C79B85F" w14:textId="77777777" w:rsidR="00361CF3" w:rsidRPr="008E4514" w:rsidRDefault="00ED664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>Типы транзакций. Режимы подтверждения транзакций сервера;</w:t>
      </w:r>
    </w:p>
    <w:p w14:paraId="44A305CE" w14:textId="77777777" w:rsidR="00361CF3" w:rsidRPr="008E4514" w:rsidRDefault="00ED664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Уровни изолированности транзакций. </w:t>
      </w:r>
      <w:proofErr w:type="spellStart"/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>Read</w:t>
      </w:r>
      <w:proofErr w:type="spellEnd"/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>uncommitted</w:t>
      </w:r>
      <w:proofErr w:type="spellEnd"/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3D227BE3" w14:textId="77777777" w:rsidR="00361CF3" w:rsidRPr="008E4514" w:rsidRDefault="00ED664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Уровни изолированности транзакций. </w:t>
      </w:r>
      <w:proofErr w:type="spellStart"/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>Read</w:t>
      </w:r>
      <w:proofErr w:type="spellEnd"/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>commited</w:t>
      </w:r>
      <w:proofErr w:type="spellEnd"/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6EF79B50" w14:textId="77777777" w:rsidR="00361CF3" w:rsidRPr="008E4514" w:rsidRDefault="00ED664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Уровни изолированности транзакций. </w:t>
      </w:r>
      <w:proofErr w:type="spellStart"/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>Repeatable</w:t>
      </w:r>
      <w:proofErr w:type="spellEnd"/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>read</w:t>
      </w:r>
      <w:proofErr w:type="spellEnd"/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C0E42D3" w14:textId="77777777" w:rsidR="00361CF3" w:rsidRPr="008E4514" w:rsidRDefault="00ED664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Уровни изолированности транзакций. </w:t>
      </w:r>
      <w:proofErr w:type="spellStart"/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>Snapshot</w:t>
      </w:r>
      <w:proofErr w:type="spellEnd"/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3A266EBF" w14:textId="77777777" w:rsidR="00361CF3" w:rsidRPr="008E4514" w:rsidRDefault="00ED664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Уровни изолированности транзакций. </w:t>
      </w:r>
      <w:proofErr w:type="spellStart"/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>Serializable</w:t>
      </w:r>
      <w:proofErr w:type="spellEnd"/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6F7363E9" w14:textId="77777777" w:rsidR="00361CF3" w:rsidRPr="008E4514" w:rsidRDefault="00ED664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>Блокировки. Вид блокировок. Концепция менеджера блокировок;</w:t>
      </w:r>
    </w:p>
    <w:p w14:paraId="38CCC945" w14:textId="77777777" w:rsidR="00361CF3" w:rsidRPr="008E4514" w:rsidRDefault="00ED664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>Взаимоблокировка. Примеры;</w:t>
      </w:r>
    </w:p>
    <w:p w14:paraId="23523E00" w14:textId="77777777" w:rsidR="00361CF3" w:rsidRPr="008E4514" w:rsidRDefault="00ED664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>Понятие связанного сервера и распределённого запроса;</w:t>
      </w:r>
    </w:p>
    <w:p w14:paraId="252148FD" w14:textId="77777777" w:rsidR="00361CF3" w:rsidRPr="008E4514" w:rsidRDefault="00ED664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>Структура файлов журналов. Понятие логического и физического жур</w:t>
      </w: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налов, LSN, </w:t>
      </w:r>
      <w:proofErr w:type="spellStart"/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>minLSN</w:t>
      </w:r>
      <w:proofErr w:type="spellEnd"/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>, контрольной точки;</w:t>
      </w:r>
    </w:p>
    <w:p w14:paraId="08F9D43A" w14:textId="77777777" w:rsidR="00361CF3" w:rsidRPr="008E4514" w:rsidRDefault="00ED664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E4514">
        <w:rPr>
          <w:rFonts w:ascii="Times New Roman" w:eastAsia="Times New Roman" w:hAnsi="Times New Roman" w:cs="Times New Roman"/>
          <w:color w:val="000000"/>
          <w:sz w:val="24"/>
          <w:szCs w:val="24"/>
        </w:rPr>
        <w:t>Распределённые транзакции. Двухфазная фиксация. Компонент DTC;</w:t>
      </w:r>
    </w:p>
    <w:p w14:paraId="734F5F07" w14:textId="77777777" w:rsidR="00361CF3" w:rsidRPr="008E4514" w:rsidRDefault="00361CF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FD84F5" w14:textId="77777777" w:rsidR="00361CF3" w:rsidRPr="008E4514" w:rsidRDefault="00361CF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361CF3" w:rsidRPr="008E4514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2019B"/>
    <w:multiLevelType w:val="multilevel"/>
    <w:tmpl w:val="85D2460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066877"/>
    <w:multiLevelType w:val="multilevel"/>
    <w:tmpl w:val="B25C0A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AB0A05"/>
    <w:multiLevelType w:val="multilevel"/>
    <w:tmpl w:val="0330A9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0983287">
    <w:abstractNumId w:val="0"/>
  </w:num>
  <w:num w:numId="2" w16cid:durableId="735711199">
    <w:abstractNumId w:val="2"/>
  </w:num>
  <w:num w:numId="3" w16cid:durableId="106603172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Иван Афанасьев">
    <w15:presenceInfo w15:providerId="Windows Live" w15:userId="c1b5a5f93fc4ffe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1CF3"/>
    <w:rsid w:val="00361CF3"/>
    <w:rsid w:val="004E575A"/>
    <w:rsid w:val="007C6EE5"/>
    <w:rsid w:val="008E4514"/>
    <w:rsid w:val="00A43962"/>
    <w:rsid w:val="00D37874"/>
    <w:rsid w:val="00ED6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976707"/>
  <w15:docId w15:val="{AD6FF602-6EAC-4677-B39E-CB4E520A9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AC030A"/>
    <w:pPr>
      <w:ind w:left="720"/>
      <w:contextualSpacing/>
    </w:p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Normal (Web)"/>
    <w:basedOn w:val="a"/>
    <w:uiPriority w:val="99"/>
    <w:semiHidden/>
    <w:unhideWhenUsed/>
    <w:rsid w:val="00BD69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microsoft.com/office/2011/relationships/people" Target="peop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v9O2LxlJm9eq+iE8Jqe5smmLdHg==">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1030</Words>
  <Characters>5877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kuzmin</dc:creator>
  <cp:lastModifiedBy>Иван Афанасьев</cp:lastModifiedBy>
  <cp:revision>2</cp:revision>
  <dcterms:created xsi:type="dcterms:W3CDTF">2022-04-10T09:05:00Z</dcterms:created>
  <dcterms:modified xsi:type="dcterms:W3CDTF">2022-04-10T09:05:00Z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0x01010088CCD699605CD74E9F8801A545A9F0E2</vt:lpwstr>
  </property>
</Properties>
</file>